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F1B8" w14:textId="77777777" w:rsidR="00C13FB6" w:rsidRDefault="00C13FB6" w:rsidP="009F3CE7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14:paraId="6F95F6D5" w14:textId="77777777" w:rsidR="00C13FB6" w:rsidRPr="0099735D" w:rsidRDefault="00C13FB6" w:rsidP="009F3CE7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14:paraId="672B4529" w14:textId="55FA7663" w:rsidR="00C13FB6" w:rsidRPr="003777CF" w:rsidRDefault="00BC4AE3" w:rsidP="009F3CE7">
      <w:pPr>
        <w:pStyle w:val="ManualTitle"/>
      </w:pPr>
      <w:r>
        <w:t>AN-0</w:t>
      </w:r>
      <w:r w:rsidR="00BA3ED2">
        <w:t>2</w:t>
      </w:r>
      <w:r w:rsidR="00A438A4">
        <w:t>4</w:t>
      </w:r>
    </w:p>
    <w:p w14:paraId="0209126F" w14:textId="77777777" w:rsidR="00C13FB6" w:rsidRDefault="00BC4AE3" w:rsidP="009F3CE7">
      <w:pPr>
        <w:pStyle w:val="ManualTitle"/>
      </w:pPr>
      <w:r>
        <w:t>Application Note</w:t>
      </w:r>
    </w:p>
    <w:p w14:paraId="3114EC50" w14:textId="77777777" w:rsidR="00C13FB6" w:rsidRDefault="00C13FB6" w:rsidP="009F3CE7"/>
    <w:p w14:paraId="0ABA978E" w14:textId="3FE2D946" w:rsidR="00BC4AE3" w:rsidRDefault="00BA3ED2" w:rsidP="00BC4AE3">
      <w:pPr>
        <w:pStyle w:val="ManualSub-title"/>
      </w:pPr>
      <w:r>
        <w:t>HD PPM Pattern Example</w:t>
      </w:r>
    </w:p>
    <w:p w14:paraId="3354C893" w14:textId="77777777" w:rsidR="00C13FB6" w:rsidRDefault="00C13FB6" w:rsidP="009F3CE7"/>
    <w:p w14:paraId="569F8CC3" w14:textId="77777777" w:rsidR="00C13FB6" w:rsidRPr="003777CF" w:rsidRDefault="003777CF" w:rsidP="009F3CE7">
      <w:pPr>
        <w:pStyle w:val="ManualSub-title"/>
      </w:pPr>
      <w:r w:rsidRPr="003777CF">
        <w:t>For use with:</w:t>
      </w:r>
    </w:p>
    <w:p w14:paraId="41E7FB1E" w14:textId="717FDF3F" w:rsidR="00BC4AE3" w:rsidRDefault="00BC4AE3" w:rsidP="00BC4AE3">
      <w:pPr>
        <w:pStyle w:val="ManualSub-title"/>
        <w:rPr>
          <w:b/>
        </w:rPr>
      </w:pPr>
      <w:r>
        <w:rPr>
          <w:b/>
        </w:rPr>
        <w:t>HD Power Modules</w:t>
      </w:r>
    </w:p>
    <w:p w14:paraId="4BA01357" w14:textId="77777777" w:rsidR="00C13FB6" w:rsidRDefault="00C13FB6" w:rsidP="009F3CE7"/>
    <w:p w14:paraId="5712D6BB" w14:textId="77777777" w:rsidR="00C13FB6" w:rsidRDefault="00C13FB6" w:rsidP="009F3CE7">
      <w:pPr>
        <w:pStyle w:val="Centredimage"/>
      </w:pPr>
      <w:r w:rsidRPr="00E44869">
        <w:drawing>
          <wp:inline distT="0" distB="0" distL="0" distR="0" wp14:anchorId="56311F47" wp14:editId="3589D683">
            <wp:extent cx="3695994" cy="1905746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19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B3E1" w14:textId="77777777" w:rsidR="00893135" w:rsidRDefault="00893135" w:rsidP="009F3CE7"/>
    <w:p w14:paraId="7D358072" w14:textId="77777777" w:rsidR="00C13FB6" w:rsidRDefault="00C13FB6" w:rsidP="009F3CE7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92725673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593"/>
        <w:gridCol w:w="5431"/>
      </w:tblGrid>
      <w:tr w:rsidR="00C13FB6" w14:paraId="4FAA86B5" w14:textId="77777777" w:rsidTr="00461F83">
        <w:tc>
          <w:tcPr>
            <w:tcW w:w="993" w:type="dxa"/>
          </w:tcPr>
          <w:p w14:paraId="088DA116" w14:textId="77777777" w:rsidR="00C13FB6" w:rsidRDefault="00C13FB6" w:rsidP="009F3CE7">
            <w:r>
              <w:t>1.0</w:t>
            </w:r>
          </w:p>
        </w:tc>
        <w:tc>
          <w:tcPr>
            <w:tcW w:w="2595" w:type="dxa"/>
          </w:tcPr>
          <w:p w14:paraId="3C696C49" w14:textId="77777777" w:rsidR="00C13FB6" w:rsidRDefault="00C13FB6" w:rsidP="009F3CE7"/>
        </w:tc>
        <w:tc>
          <w:tcPr>
            <w:tcW w:w="5438" w:type="dxa"/>
          </w:tcPr>
          <w:p w14:paraId="336BF533" w14:textId="77777777" w:rsidR="007572AF" w:rsidRDefault="00C13FB6" w:rsidP="009F3CE7">
            <w:r>
              <w:t>Initial Release</w:t>
            </w:r>
          </w:p>
        </w:tc>
      </w:tr>
      <w:tr w:rsidR="00C13FB6" w14:paraId="38178E9A" w14:textId="77777777" w:rsidTr="00461F83">
        <w:tc>
          <w:tcPr>
            <w:tcW w:w="993" w:type="dxa"/>
          </w:tcPr>
          <w:p w14:paraId="5BFEBE25" w14:textId="6EC8DB9F" w:rsidR="00C13FB6" w:rsidRDefault="00CB7CA1" w:rsidP="009F3CE7">
            <w:r>
              <w:t>1.1</w:t>
            </w:r>
          </w:p>
        </w:tc>
        <w:tc>
          <w:tcPr>
            <w:tcW w:w="2595" w:type="dxa"/>
          </w:tcPr>
          <w:p w14:paraId="56D17CF6" w14:textId="11B15A25" w:rsidR="00C13FB6" w:rsidRDefault="00CB7CA1" w:rsidP="009F3CE7">
            <w:r>
              <w:t>November 2022</w:t>
            </w:r>
          </w:p>
        </w:tc>
        <w:tc>
          <w:tcPr>
            <w:tcW w:w="5438" w:type="dxa"/>
          </w:tcPr>
          <w:p w14:paraId="3DB3DC4F" w14:textId="7CAC731E" w:rsidR="00C13FB6" w:rsidRDefault="00CB7CA1" w:rsidP="009F3CE7">
            <w:r>
              <w:t>Fixed python warning</w:t>
            </w:r>
          </w:p>
        </w:tc>
      </w:tr>
      <w:tr w:rsidR="00C13FB6" w14:paraId="60FD0699" w14:textId="77777777" w:rsidTr="00461F83">
        <w:tc>
          <w:tcPr>
            <w:tcW w:w="993" w:type="dxa"/>
          </w:tcPr>
          <w:p w14:paraId="7AC683DB" w14:textId="59BD7EBF" w:rsidR="00C13FB6" w:rsidRDefault="00C13FB6" w:rsidP="009F3CE7"/>
        </w:tc>
        <w:tc>
          <w:tcPr>
            <w:tcW w:w="2595" w:type="dxa"/>
          </w:tcPr>
          <w:p w14:paraId="2CBD6790" w14:textId="4864AFEA" w:rsidR="00C13FB6" w:rsidRDefault="00C13FB6" w:rsidP="009F3CE7"/>
        </w:tc>
        <w:tc>
          <w:tcPr>
            <w:tcW w:w="5438" w:type="dxa"/>
          </w:tcPr>
          <w:p w14:paraId="793AD4A7" w14:textId="27642824" w:rsidR="00C13FB6" w:rsidRDefault="00C13FB6" w:rsidP="009F3CE7"/>
        </w:tc>
      </w:tr>
      <w:tr w:rsidR="00C13FB6" w14:paraId="5E729421" w14:textId="77777777" w:rsidTr="00461F83">
        <w:tc>
          <w:tcPr>
            <w:tcW w:w="993" w:type="dxa"/>
          </w:tcPr>
          <w:p w14:paraId="65F30634" w14:textId="77777777" w:rsidR="00C13FB6" w:rsidRDefault="00C13FB6" w:rsidP="009F3CE7"/>
        </w:tc>
        <w:tc>
          <w:tcPr>
            <w:tcW w:w="2595" w:type="dxa"/>
          </w:tcPr>
          <w:p w14:paraId="3741E4F0" w14:textId="77777777" w:rsidR="00C13FB6" w:rsidRDefault="00C13FB6" w:rsidP="009F3CE7"/>
        </w:tc>
        <w:tc>
          <w:tcPr>
            <w:tcW w:w="5438" w:type="dxa"/>
          </w:tcPr>
          <w:p w14:paraId="75F8A22D" w14:textId="77777777" w:rsidR="00C13FB6" w:rsidRDefault="00C13FB6" w:rsidP="009F3CE7"/>
        </w:tc>
      </w:tr>
      <w:tr w:rsidR="00C13FB6" w14:paraId="6057B1C8" w14:textId="77777777" w:rsidTr="00461F83">
        <w:tc>
          <w:tcPr>
            <w:tcW w:w="993" w:type="dxa"/>
          </w:tcPr>
          <w:p w14:paraId="6CA99286" w14:textId="77777777" w:rsidR="00C13FB6" w:rsidRDefault="00C13FB6" w:rsidP="009F3CE7"/>
        </w:tc>
        <w:tc>
          <w:tcPr>
            <w:tcW w:w="2595" w:type="dxa"/>
          </w:tcPr>
          <w:p w14:paraId="40670508" w14:textId="77777777" w:rsidR="00C13FB6" w:rsidRDefault="00C13FB6" w:rsidP="009F3CE7"/>
        </w:tc>
        <w:tc>
          <w:tcPr>
            <w:tcW w:w="5438" w:type="dxa"/>
          </w:tcPr>
          <w:p w14:paraId="4B38E28A" w14:textId="77777777" w:rsidR="00C13FB6" w:rsidRDefault="00C13FB6" w:rsidP="009F3CE7"/>
        </w:tc>
      </w:tr>
    </w:tbl>
    <w:p w14:paraId="1F4C23D8" w14:textId="77777777" w:rsidR="00C13FB6" w:rsidRDefault="00C13FB6" w:rsidP="009F3CE7"/>
    <w:p w14:paraId="4707D54F" w14:textId="77777777" w:rsidR="003777CF" w:rsidRDefault="003777CF" w:rsidP="009F3CE7">
      <w:r>
        <w:br w:type="page"/>
      </w:r>
    </w:p>
    <w:p w14:paraId="128F0840" w14:textId="77777777" w:rsidR="00651D69" w:rsidRPr="00651D69" w:rsidRDefault="00651D69" w:rsidP="00651D69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sz w:val="24"/>
        </w:rPr>
      </w:sdtEndPr>
      <w:sdtContent>
        <w:p w14:paraId="0E3EEDD7" w14:textId="78B140EF" w:rsidR="00CA1EB1" w:rsidRDefault="00754DA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 w:rsidR="002B5D9D">
            <w:instrText xml:space="preserve"> TOC \o "2-2" \h \z \t "Heading 1,1" </w:instrText>
          </w:r>
          <w:r>
            <w:fldChar w:fldCharType="separate"/>
          </w:r>
          <w:hyperlink w:anchor="_Toc92725673" w:history="1">
            <w:r w:rsidR="00CA1EB1" w:rsidRPr="00C519AC">
              <w:rPr>
                <w:rStyle w:val="Hyperlink"/>
                <w:noProof/>
              </w:rPr>
              <w:t>Change History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_Toc92725673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2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1F3705EF" w14:textId="0812AEA1" w:rsidR="00CA1EB1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92725674" w:history="1">
            <w:r w:rsidR="00CA1EB1" w:rsidRPr="00C519AC">
              <w:rPr>
                <w:rStyle w:val="Hyperlink"/>
                <w:noProof/>
              </w:rPr>
              <w:t>Introduction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_Toc92725674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4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1CEB577A" w14:textId="60EB6713" w:rsidR="00CA1EB1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92725675" w:history="1">
            <w:r w:rsidR="00CA1EB1" w:rsidRPr="00C519AC">
              <w:rPr>
                <w:rStyle w:val="Hyperlink"/>
                <w:noProof/>
              </w:rPr>
              <w:t>Modules Supported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_Toc92725675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0B8798E6" w14:textId="041EB18F" w:rsidR="00CA1EB1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92725676" w:history="1">
            <w:r w:rsidR="00CA1EB1" w:rsidRPr="00C519AC">
              <w:rPr>
                <w:rStyle w:val="Hyperlink"/>
                <w:noProof/>
              </w:rPr>
              <w:t>System Supported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_Toc92725676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6C015E28" w14:textId="790CF5D7" w:rsidR="00CA1EB1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92725677" w:history="1">
            <w:r w:rsidR="00CA1EB1" w:rsidRPr="00C519AC">
              <w:rPr>
                <w:rStyle w:val="Hyperlink"/>
                <w:noProof/>
              </w:rPr>
              <w:t>Application Note Example Files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_Toc92725677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0B8623FD" w14:textId="146E0548" w:rsidR="00CA1EB1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92725678" w:history="1">
            <w:r w:rsidR="00CA1EB1" w:rsidRPr="00C519AC">
              <w:rPr>
                <w:rStyle w:val="Hyperlink"/>
                <w:noProof/>
              </w:rPr>
              <w:t>Installation and setup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_Toc92725678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341F5357" w14:textId="6FC70915" w:rsidR="00CA1EB1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92725679" w:history="1">
            <w:r w:rsidR="00CA1EB1" w:rsidRPr="00C519AC">
              <w:rPr>
                <w:rStyle w:val="Hyperlink"/>
                <w:noProof/>
              </w:rPr>
              <w:t>Python install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_Toc92725679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30CCED73" w14:textId="3D6B4D7B" w:rsidR="00CA1EB1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92725680" w:history="1">
            <w:r w:rsidR="00CA1EB1" w:rsidRPr="00C519AC">
              <w:rPr>
                <w:rStyle w:val="Hyperlink"/>
                <w:rFonts w:eastAsiaTheme="minorHAnsi"/>
                <w:noProof/>
              </w:rPr>
              <w:t>https://docs.python.org/3/using/windows.html#excursus-setting-environment-variables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_Toc92725680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5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40BE1B23" w14:textId="7BB440F7" w:rsidR="00CA1EB1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92725681" w:history="1">
            <w:r w:rsidR="00CA1EB1" w:rsidRPr="00C519AC">
              <w:rPr>
                <w:rStyle w:val="Hyperlink"/>
                <w:noProof/>
              </w:rPr>
              <w:t>QuarchPy library install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_Toc92725681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6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5823D6B2" w14:textId="5A3574C8" w:rsidR="00CA1EB1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92725682" w:history="1">
            <w:r w:rsidR="00CA1EB1" w:rsidRPr="00C519AC">
              <w:rPr>
                <w:rStyle w:val="Hyperlink"/>
                <w:noProof/>
              </w:rPr>
              <w:t>Power module setup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_Toc92725682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8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71F0415A" w14:textId="2F392C7C" w:rsidR="00CA1EB1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92725683" w:history="1">
            <w:r w:rsidR="00CA1EB1" w:rsidRPr="00C519AC">
              <w:rPr>
                <w:rStyle w:val="Hyperlink"/>
                <w:noProof/>
              </w:rPr>
              <w:t>Running the example</w:t>
            </w:r>
            <w:r w:rsidR="00CA1EB1">
              <w:rPr>
                <w:noProof/>
                <w:webHidden/>
              </w:rPr>
              <w:tab/>
            </w:r>
            <w:r w:rsidR="00CA1EB1">
              <w:rPr>
                <w:noProof/>
                <w:webHidden/>
              </w:rPr>
              <w:fldChar w:fldCharType="begin"/>
            </w:r>
            <w:r w:rsidR="00CA1EB1">
              <w:rPr>
                <w:noProof/>
                <w:webHidden/>
              </w:rPr>
              <w:instrText xml:space="preserve"> PAGEREF _Toc92725683 \h </w:instrText>
            </w:r>
            <w:r w:rsidR="00CA1EB1">
              <w:rPr>
                <w:noProof/>
                <w:webHidden/>
              </w:rPr>
            </w:r>
            <w:r w:rsidR="00CA1EB1">
              <w:rPr>
                <w:noProof/>
                <w:webHidden/>
              </w:rPr>
              <w:fldChar w:fldCharType="separate"/>
            </w:r>
            <w:r w:rsidR="00AE47E1">
              <w:rPr>
                <w:noProof/>
                <w:webHidden/>
              </w:rPr>
              <w:t>9</w:t>
            </w:r>
            <w:r w:rsidR="00CA1EB1">
              <w:rPr>
                <w:noProof/>
                <w:webHidden/>
              </w:rPr>
              <w:fldChar w:fldCharType="end"/>
            </w:r>
          </w:hyperlink>
        </w:p>
        <w:p w14:paraId="28E1C407" w14:textId="29081FF8" w:rsidR="00C13FB6" w:rsidRDefault="00754DA8" w:rsidP="009F3CE7">
          <w:r>
            <w:rPr>
              <w:rFonts w:eastAsiaTheme="majorEastAsia" w:cstheme="majorBidi"/>
              <w:b/>
              <w:color w:val="1F4E79" w:themeColor="accent1" w:themeShade="80"/>
              <w:sz w:val="36"/>
              <w:szCs w:val="32"/>
            </w:rPr>
            <w:fldChar w:fldCharType="end"/>
          </w:r>
        </w:p>
      </w:sdtContent>
    </w:sdt>
    <w:p w14:paraId="782A155C" w14:textId="77777777" w:rsidR="00BC4AE3" w:rsidRDefault="001F318D" w:rsidP="00BC4AE3">
      <w:pPr>
        <w:pStyle w:val="Heading1"/>
      </w:pPr>
      <w:r>
        <w:br w:type="page"/>
      </w:r>
      <w:bookmarkStart w:id="63" w:name="_Toc475542641"/>
      <w:bookmarkStart w:id="64" w:name="_Toc92725674"/>
      <w:r w:rsidR="00BC4AE3">
        <w:lastRenderedPageBreak/>
        <w:t>Introduction</w:t>
      </w:r>
      <w:bookmarkEnd w:id="63"/>
      <w:bookmarkEnd w:id="64"/>
    </w:p>
    <w:p w14:paraId="01825BF1" w14:textId="43B3EAD4" w:rsidR="00BC4AE3" w:rsidRDefault="00BA3ED2" w:rsidP="00BA3ED2">
      <w:pPr>
        <w:jc w:val="both"/>
      </w:pPr>
      <w:r>
        <w:t>The pattern generator in our PPM (Programmable Power Modules) is a very useful feature which can create a huge range of power test cases:</w:t>
      </w:r>
    </w:p>
    <w:p w14:paraId="68449A8F" w14:textId="7257F37B" w:rsidR="00BA3ED2" w:rsidRDefault="00BA3ED2" w:rsidP="00BA3ED2">
      <w:pPr>
        <w:pStyle w:val="QBulletlist"/>
      </w:pPr>
      <w:r>
        <w:t>Ramps</w:t>
      </w:r>
    </w:p>
    <w:p w14:paraId="3324AA59" w14:textId="3F2ED11A" w:rsidR="00BA3ED2" w:rsidRDefault="00BA3ED2" w:rsidP="00BA3ED2">
      <w:pPr>
        <w:pStyle w:val="QBulletlist"/>
      </w:pPr>
      <w:r>
        <w:t>Glitches</w:t>
      </w:r>
    </w:p>
    <w:p w14:paraId="0218ADF0" w14:textId="4378F5B6" w:rsidR="00BA3ED2" w:rsidRDefault="00BA3ED2" w:rsidP="00BA3ED2">
      <w:pPr>
        <w:pStyle w:val="QBulletlist"/>
      </w:pPr>
      <w:r>
        <w:t>Power loss</w:t>
      </w:r>
    </w:p>
    <w:p w14:paraId="127718CB" w14:textId="4D1002BC" w:rsidR="00BA3ED2" w:rsidRDefault="00BA3ED2" w:rsidP="00BA3ED2">
      <w:pPr>
        <w:pStyle w:val="QBulletlist"/>
      </w:pPr>
      <w:r>
        <w:t>Brownout</w:t>
      </w:r>
    </w:p>
    <w:p w14:paraId="7A45BEEF" w14:textId="7ADE14B9" w:rsidR="00BA3ED2" w:rsidRDefault="00BA3ED2" w:rsidP="00BA3ED2">
      <w:pPr>
        <w:pStyle w:val="QBulletlist"/>
      </w:pPr>
      <w:r>
        <w:t>Ripple</w:t>
      </w:r>
    </w:p>
    <w:p w14:paraId="34CDF4B8" w14:textId="063E82BE" w:rsidR="00BA3ED2" w:rsidRDefault="00BA3ED2" w:rsidP="00BA3ED2">
      <w:pPr>
        <w:pStyle w:val="QBulletlist"/>
        <w:numPr>
          <w:ilvl w:val="0"/>
          <w:numId w:val="0"/>
        </w:numPr>
      </w:pPr>
      <w:r>
        <w:t>Here we show how to create a pattern using a script.  In this case we will create a ‘chirp’ on the rail.  This can be increased in magnitude until a drive failure is detected.</w:t>
      </w:r>
    </w:p>
    <w:p w14:paraId="272A5F15" w14:textId="77777777" w:rsidR="00BA3ED2" w:rsidRDefault="00BA3ED2" w:rsidP="00BA3ED2">
      <w:pPr>
        <w:pStyle w:val="QBulletlist"/>
        <w:numPr>
          <w:ilvl w:val="0"/>
          <w:numId w:val="0"/>
        </w:numPr>
      </w:pPr>
    </w:p>
    <w:p w14:paraId="010DE739" w14:textId="77777777" w:rsidR="00BC4AE3" w:rsidRDefault="00BC4AE3" w:rsidP="00BC4AE3">
      <w:pPr>
        <w:spacing w:before="0" w:after="160" w:line="259" w:lineRule="auto"/>
      </w:pPr>
      <w:r>
        <w:br w:type="page"/>
      </w:r>
    </w:p>
    <w:p w14:paraId="0D6C31CE" w14:textId="77777777" w:rsidR="00BC4AE3" w:rsidRDefault="00BC4AE3" w:rsidP="00BC4AE3">
      <w:pPr>
        <w:pStyle w:val="Heading1"/>
      </w:pPr>
      <w:bookmarkStart w:id="65" w:name="_Toc475542642"/>
      <w:bookmarkStart w:id="66" w:name="_Toc92725675"/>
      <w:r>
        <w:lastRenderedPageBreak/>
        <w:t>Modules Supported</w:t>
      </w:r>
      <w:bookmarkEnd w:id="65"/>
      <w:bookmarkEnd w:id="66"/>
    </w:p>
    <w:p w14:paraId="35A5B128" w14:textId="77777777" w:rsidR="00BC4AE3" w:rsidRDefault="00BC4AE3" w:rsidP="00BC4AE3">
      <w:r>
        <w:t>HD power modules</w:t>
      </w:r>
    </w:p>
    <w:p w14:paraId="308A2CB7" w14:textId="77777777" w:rsidR="00BC4AE3" w:rsidRDefault="00BC4AE3" w:rsidP="00BC4AE3">
      <w:pPr>
        <w:pStyle w:val="QBulletlist"/>
      </w:pPr>
      <w:r>
        <w:t>QTL1995</w:t>
      </w:r>
    </w:p>
    <w:p w14:paraId="3FE23283" w14:textId="77777777" w:rsidR="00BC4AE3" w:rsidRDefault="00BC4AE3" w:rsidP="00BC4AE3">
      <w:pPr>
        <w:pStyle w:val="QBulletlist"/>
      </w:pPr>
      <w:r>
        <w:t>QTL1999</w:t>
      </w:r>
    </w:p>
    <w:p w14:paraId="1ABDF367" w14:textId="7C9CAFC0" w:rsidR="00BA3ED2" w:rsidRDefault="00BA3ED2" w:rsidP="00BA3ED2">
      <w:r>
        <w:t>XLC power modules (Supports this feature, but not specifically tested with this note)</w:t>
      </w:r>
    </w:p>
    <w:p w14:paraId="042F69BF" w14:textId="77777777" w:rsidR="00BA3ED2" w:rsidRDefault="00BA3ED2" w:rsidP="00BA3ED2">
      <w:pPr>
        <w:pStyle w:val="QBulletlist"/>
      </w:pPr>
      <w:r>
        <w:t>QTL1824</w:t>
      </w:r>
    </w:p>
    <w:p w14:paraId="29F88820" w14:textId="77777777" w:rsidR="00BA3ED2" w:rsidRDefault="00BA3ED2" w:rsidP="00BA3ED2">
      <w:pPr>
        <w:pStyle w:val="QBulletlist"/>
      </w:pPr>
      <w:r>
        <w:t>QTL1847</w:t>
      </w:r>
    </w:p>
    <w:p w14:paraId="63B890BF" w14:textId="77777777" w:rsidR="00BC4AE3" w:rsidRDefault="00BC4AE3" w:rsidP="00BC4AE3">
      <w:pPr>
        <w:spacing w:before="0" w:after="160" w:line="259" w:lineRule="auto"/>
      </w:pPr>
    </w:p>
    <w:p w14:paraId="3A95E254" w14:textId="77777777" w:rsidR="007E762E" w:rsidRDefault="00D603E5" w:rsidP="007E762E">
      <w:pPr>
        <w:pStyle w:val="Heading1"/>
      </w:pPr>
      <w:bookmarkStart w:id="67" w:name="_Toc92725676"/>
      <w:r>
        <w:t>System</w:t>
      </w:r>
      <w:r w:rsidR="007E762E">
        <w:t xml:space="preserve"> Supported</w:t>
      </w:r>
      <w:bookmarkEnd w:id="67"/>
    </w:p>
    <w:p w14:paraId="7D69EEC8" w14:textId="575F31C2" w:rsidR="00D603E5" w:rsidRPr="007E762E" w:rsidRDefault="0032001B" w:rsidP="007E762E">
      <w:r>
        <w:t>This example is written and tested on W</w:t>
      </w:r>
      <w:r w:rsidR="007E762E">
        <w:t xml:space="preserve">indows, though could </w:t>
      </w:r>
      <w:r>
        <w:t xml:space="preserve">be used on </w:t>
      </w:r>
      <w:r w:rsidR="00BA3ED2">
        <w:t>Linux</w:t>
      </w:r>
      <w:r>
        <w:t xml:space="preserve"> and</w:t>
      </w:r>
      <w:r w:rsidR="007E762E">
        <w:t xml:space="preserve"> </w:t>
      </w:r>
      <w:r w:rsidR="00BA3ED2">
        <w:t xml:space="preserve">MacOS. </w:t>
      </w:r>
      <w:r w:rsidR="00D603E5">
        <w:t xml:space="preserve">It currently requires Python </w:t>
      </w:r>
      <w:r w:rsidR="0003215D">
        <w:t>3</w:t>
      </w:r>
      <w:r w:rsidR="00D603E5">
        <w:t>.x</w:t>
      </w:r>
    </w:p>
    <w:p w14:paraId="63FA6DA8" w14:textId="77777777" w:rsidR="007E762E" w:rsidRDefault="007E762E" w:rsidP="00BC4AE3">
      <w:pPr>
        <w:spacing w:before="0" w:after="160" w:line="259" w:lineRule="auto"/>
      </w:pPr>
    </w:p>
    <w:p w14:paraId="194DC1BE" w14:textId="77777777" w:rsidR="00BC4AE3" w:rsidRDefault="00BC4AE3" w:rsidP="00BC4AE3">
      <w:pPr>
        <w:pStyle w:val="Heading2"/>
      </w:pPr>
      <w:bookmarkStart w:id="68" w:name="_Toc512349227"/>
      <w:bookmarkStart w:id="69" w:name="_Toc92725677"/>
      <w:r>
        <w:t>Application Note Example Files</w:t>
      </w:r>
      <w:bookmarkEnd w:id="68"/>
      <w:bookmarkEnd w:id="69"/>
    </w:p>
    <w:p w14:paraId="570E453A" w14:textId="6A2AFBB8" w:rsidR="00BC4AE3" w:rsidRDefault="00BC4AE3" w:rsidP="00BC4AE3">
      <w:pPr>
        <w:rPr>
          <w:color w:val="000000"/>
          <w:szCs w:val="28"/>
        </w:rPr>
      </w:pPr>
      <w:r>
        <w:rPr>
          <w:color w:val="000000"/>
          <w:szCs w:val="28"/>
        </w:rPr>
        <w:t xml:space="preserve">The </w:t>
      </w:r>
      <w:r w:rsidR="00047F36">
        <w:rPr>
          <w:b/>
          <w:bCs/>
          <w:color w:val="000000"/>
          <w:szCs w:val="28"/>
        </w:rPr>
        <w:t>AN-0</w:t>
      </w:r>
      <w:r w:rsidR="00A438A4">
        <w:rPr>
          <w:b/>
          <w:bCs/>
          <w:color w:val="000000"/>
          <w:szCs w:val="28"/>
        </w:rPr>
        <w:t>24</w:t>
      </w:r>
      <w:r>
        <w:rPr>
          <w:b/>
          <w:bCs/>
          <w:color w:val="000000"/>
          <w:szCs w:val="28"/>
        </w:rPr>
        <w:t>.zip</w:t>
      </w:r>
      <w:r>
        <w:rPr>
          <w:color w:val="000000"/>
          <w:szCs w:val="28"/>
        </w:rPr>
        <w:t xml:space="preserve"> should be extracted to your preferred location.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6A7E5B" w14:paraId="0B62CF8C" w14:textId="77777777" w:rsidTr="006A355C">
        <w:tc>
          <w:tcPr>
            <w:tcW w:w="3256" w:type="dxa"/>
          </w:tcPr>
          <w:p w14:paraId="5982AC8B" w14:textId="2BCF7704" w:rsidR="006A7E5B" w:rsidRDefault="00A438A4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PatternExample</w:t>
            </w:r>
            <w:r w:rsidR="0032001B">
              <w:rPr>
                <w:color w:val="000000"/>
                <w:szCs w:val="28"/>
              </w:rPr>
              <w:t>.py</w:t>
            </w:r>
          </w:p>
        </w:tc>
        <w:tc>
          <w:tcPr>
            <w:tcW w:w="5760" w:type="dxa"/>
          </w:tcPr>
          <w:p w14:paraId="05222E9C" w14:textId="77777777" w:rsidR="006A7E5B" w:rsidRDefault="006A355C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Main python file to execute</w:t>
            </w:r>
          </w:p>
        </w:tc>
      </w:tr>
    </w:tbl>
    <w:p w14:paraId="704D3449" w14:textId="77777777" w:rsidR="00BC4AE3" w:rsidRDefault="00BC4AE3" w:rsidP="00BC4AE3">
      <w:pPr>
        <w:pStyle w:val="Heading1"/>
      </w:pPr>
      <w:bookmarkStart w:id="70" w:name="_Toc475542643"/>
      <w:bookmarkStart w:id="71" w:name="_Toc92725678"/>
      <w:r>
        <w:t>Installation and setup</w:t>
      </w:r>
      <w:bookmarkEnd w:id="70"/>
      <w:bookmarkEnd w:id="71"/>
    </w:p>
    <w:p w14:paraId="5CDBD372" w14:textId="77777777" w:rsidR="00BC4AE3" w:rsidRDefault="00BC4AE3" w:rsidP="00BC4AE3">
      <w:pPr>
        <w:pStyle w:val="Heading2"/>
      </w:pPr>
      <w:bookmarkStart w:id="72" w:name="_Toc512349230"/>
      <w:bookmarkStart w:id="73" w:name="_Toc92725679"/>
      <w:r>
        <w:t>Python install</w:t>
      </w:r>
      <w:bookmarkEnd w:id="72"/>
      <w:bookmarkEnd w:id="73"/>
    </w:p>
    <w:p w14:paraId="784BB139" w14:textId="77777777" w:rsidR="00BC4AE3" w:rsidRDefault="00BC4AE3" w:rsidP="00BC4AE3">
      <w:r>
        <w:t xml:space="preserve">If you do not already have Python </w:t>
      </w:r>
      <w:r w:rsidR="0003215D">
        <w:t xml:space="preserve">3.x </w:t>
      </w:r>
      <w:r>
        <w:t>installed, download and install it from:</w:t>
      </w:r>
    </w:p>
    <w:p w14:paraId="0ADADEBB" w14:textId="77777777" w:rsidR="00BC4AE3" w:rsidRDefault="00000000" w:rsidP="00BC4AE3">
      <w:pPr>
        <w:rPr>
          <w:rStyle w:val="Hyperlink"/>
          <w:rFonts w:ascii="Helvetica Neue" w:hAnsi="Helvetica Neue"/>
          <w:sz w:val="28"/>
          <w:szCs w:val="28"/>
        </w:rPr>
      </w:pPr>
      <w:hyperlink r:id="rId9" w:history="1">
        <w:r w:rsidR="00BC4AE3">
          <w:rPr>
            <w:rStyle w:val="Hyperlink"/>
            <w:rFonts w:ascii="Helvetica Neue" w:hAnsi="Helvetica Neue"/>
            <w:sz w:val="28"/>
            <w:szCs w:val="28"/>
          </w:rPr>
          <w:t>https://www.python.org/downloads/</w:t>
        </w:r>
      </w:hyperlink>
    </w:p>
    <w:p w14:paraId="099F6BB4" w14:textId="77777777" w:rsidR="00BC4AE3" w:rsidRDefault="00BC4AE3" w:rsidP="00BC4AE3">
      <w:r w:rsidRPr="008F459E">
        <w:t xml:space="preserve">Under Windows </w:t>
      </w:r>
      <w:r>
        <w:t xml:space="preserve">it is helpful to </w:t>
      </w:r>
      <w:r w:rsidRPr="008F459E">
        <w:t>make sure the Python installation directory and PythonXX\Scripts are included in the PATH environment variable. See</w:t>
      </w:r>
      <w:r>
        <w:t>:</w:t>
      </w:r>
    </w:p>
    <w:bookmarkStart w:id="74" w:name="_Toc512349231"/>
    <w:p w14:paraId="43F37B9B" w14:textId="77777777" w:rsidR="0003215D" w:rsidRDefault="0003215D" w:rsidP="00CA1EB1">
      <w:pPr>
        <w:rPr>
          <w:b/>
        </w:rPr>
      </w:pPr>
      <w:r w:rsidRPr="0003215D">
        <w:rPr>
          <w:b/>
        </w:rPr>
        <w:fldChar w:fldCharType="begin"/>
      </w:r>
      <w:r w:rsidRPr="0003215D">
        <w:instrText xml:space="preserve"> HYPERLINK "https://docs.python.org/3/using/windows.html" \l "excursus-setting-environment-variables" </w:instrText>
      </w:r>
      <w:r w:rsidRPr="0003215D">
        <w:rPr>
          <w:b/>
        </w:rPr>
      </w:r>
      <w:r w:rsidRPr="0003215D">
        <w:rPr>
          <w:b/>
        </w:rPr>
        <w:fldChar w:fldCharType="separate"/>
      </w:r>
      <w:bookmarkStart w:id="75" w:name="_Toc92725680"/>
      <w:r w:rsidRPr="0003215D">
        <w:rPr>
          <w:rStyle w:val="Hyperlink"/>
        </w:rPr>
        <w:t>https://docs.python.org/3/using/windows.html#excursus-setting-environment-variables</w:t>
      </w:r>
      <w:bookmarkEnd w:id="75"/>
      <w:r w:rsidRPr="0003215D">
        <w:rPr>
          <w:b/>
        </w:rPr>
        <w:fldChar w:fldCharType="end"/>
      </w:r>
    </w:p>
    <w:p w14:paraId="6ED9D162" w14:textId="77777777" w:rsidR="00BC4AE3" w:rsidRDefault="00BC4AE3" w:rsidP="00BC4AE3">
      <w:pPr>
        <w:pStyle w:val="Heading2"/>
      </w:pPr>
      <w:bookmarkStart w:id="76" w:name="_Toc92725681"/>
      <w:r>
        <w:lastRenderedPageBreak/>
        <w:t>QuarchPy library install</w:t>
      </w:r>
      <w:bookmarkEnd w:id="74"/>
      <w:bookmarkEnd w:id="76"/>
    </w:p>
    <w:p w14:paraId="354281E8" w14:textId="77777777" w:rsidR="00BC4AE3" w:rsidRDefault="00BC4AE3" w:rsidP="00BC4AE3">
      <w:r>
        <w:t>The Quarch Python package can be installed from the Python web repository (assuming you have internet access) or via the download from our website.</w:t>
      </w:r>
    </w:p>
    <w:p w14:paraId="537E6AEF" w14:textId="77777777" w:rsidR="00131D5A" w:rsidRDefault="00131D5A" w:rsidP="00BC4AE3">
      <w:r>
        <w:t>Quarchpy will also install a version of Quarch Power Studio</w:t>
      </w:r>
    </w:p>
    <w:p w14:paraId="33D941DE" w14:textId="77777777" w:rsidR="00BC4AE3" w:rsidRDefault="00BC4AE3" w:rsidP="00BC4AE3">
      <w:pPr>
        <w:pStyle w:val="Heading3"/>
      </w:pPr>
      <w:r>
        <w:t>Web Install</w:t>
      </w:r>
    </w:p>
    <w:p w14:paraId="30C0C2D5" w14:textId="77777777" w:rsidR="00BC4AE3" w:rsidRDefault="00BC4AE3" w:rsidP="00BC4AE3">
      <w:r>
        <w:t>From the command line:</w:t>
      </w:r>
    </w:p>
    <w:p w14:paraId="6DFF2F68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>&gt;pip install quarchpy</w:t>
      </w:r>
    </w:p>
    <w:p w14:paraId="71CA944D" w14:textId="77777777" w:rsidR="00BC4AE3" w:rsidRDefault="00BC4AE3" w:rsidP="00BC4AE3">
      <w:r>
        <w:t>If this fails, your path to “pip” may not be set, you can instead run:</w:t>
      </w:r>
    </w:p>
    <w:p w14:paraId="03A840FE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>&gt;python –m pip install quarchpy</w:t>
      </w:r>
    </w:p>
    <w:p w14:paraId="68D1FCDB" w14:textId="77777777" w:rsidR="00BC4AE3" w:rsidRDefault="00BC4AE3" w:rsidP="00BC4AE3">
      <w:pPr>
        <w:pStyle w:val="Heading3"/>
      </w:pPr>
      <w:r>
        <w:t>Local Install</w:t>
      </w:r>
    </w:p>
    <w:p w14:paraId="5ADE3A52" w14:textId="77777777" w:rsidR="00BC4AE3" w:rsidRDefault="00BC4AE3" w:rsidP="00BC4AE3">
      <w:r>
        <w:t>If you want to install from a downloaded folder, ensure the folder is unzipped to a local disk, navigate to the folder containing the setup.py file and run (noting the ‘.’ on the end):</w:t>
      </w:r>
    </w:p>
    <w:p w14:paraId="1A7030AF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>&gt;pip install quarchpy .</w:t>
      </w:r>
    </w:p>
    <w:p w14:paraId="5D087BB2" w14:textId="77777777" w:rsidR="00BC4AE3" w:rsidRDefault="00BC4AE3" w:rsidP="00BC4AE3">
      <w:r>
        <w:t>If this fails, your path to ‘pip’ may not be set, you can instead run:</w:t>
      </w:r>
    </w:p>
    <w:p w14:paraId="297E3880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>&gt;python –m pip install quarchpy .</w:t>
      </w:r>
    </w:p>
    <w:p w14:paraId="6A4A625C" w14:textId="77777777" w:rsidR="006A355C" w:rsidRDefault="006A355C">
      <w:pPr>
        <w:spacing w:before="0" w:after="160" w:line="259" w:lineRule="auto"/>
        <w:rPr>
          <w:rFonts w:eastAsiaTheme="majorEastAsia" w:cstheme="majorBidi"/>
          <w:color w:val="2E74B5" w:themeColor="accent1" w:themeShade="BF"/>
          <w:szCs w:val="24"/>
        </w:rPr>
      </w:pPr>
      <w:r>
        <w:br w:type="page"/>
      </w:r>
    </w:p>
    <w:p w14:paraId="42AC57C9" w14:textId="77777777" w:rsidR="00BC4AE3" w:rsidRDefault="00BC4AE3" w:rsidP="00BC4AE3">
      <w:pPr>
        <w:pStyle w:val="Heading3"/>
      </w:pPr>
      <w:r>
        <w:lastRenderedPageBreak/>
        <w:t>Upgrade</w:t>
      </w:r>
    </w:p>
    <w:p w14:paraId="68B0973A" w14:textId="77777777" w:rsidR="00BC4AE3" w:rsidRDefault="00BC4AE3" w:rsidP="00BC4AE3">
      <w:r>
        <w:t>If you already have QuarchPy installed, you will get a failure message. If you want to upgrade to a new version, you need to add the ‘--upgrade’ command:</w:t>
      </w:r>
    </w:p>
    <w:p w14:paraId="59A68AC6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>&gt;pip install --upgrade quarchpy</w:t>
      </w:r>
    </w:p>
    <w:p w14:paraId="6526ADB0" w14:textId="77777777" w:rsidR="00BC4AE3" w:rsidRDefault="00BC4AE3" w:rsidP="00BC4AE3">
      <w:r>
        <w:t>The --upgrade command can similarly be used in any of the other examples, to load from a local install folder.</w:t>
      </w:r>
    </w:p>
    <w:p w14:paraId="17E21806" w14:textId="77777777" w:rsidR="00BC4AE3" w:rsidRDefault="00BC4AE3" w:rsidP="00BC4AE3">
      <w:pPr>
        <w:ind w:left="1440"/>
      </w:pPr>
    </w:p>
    <w:p w14:paraId="57C064E9" w14:textId="77777777" w:rsidR="00131D5A" w:rsidRDefault="00131D5A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bookmarkStart w:id="77" w:name="_Toc512349233"/>
      <w:r>
        <w:br w:type="page"/>
      </w:r>
    </w:p>
    <w:p w14:paraId="3DCD9B94" w14:textId="77777777" w:rsidR="007E762E" w:rsidRDefault="007E762E" w:rsidP="007E762E">
      <w:pPr>
        <w:pStyle w:val="Heading2"/>
      </w:pPr>
      <w:bookmarkStart w:id="78" w:name="_Toc92725682"/>
      <w:r>
        <w:lastRenderedPageBreak/>
        <w:t>Power module setup</w:t>
      </w:r>
      <w:bookmarkEnd w:id="78"/>
    </w:p>
    <w:p w14:paraId="13D644DA" w14:textId="77777777" w:rsidR="007E762E" w:rsidRDefault="007E762E" w:rsidP="00BC4AE3">
      <w:r>
        <w:t xml:space="preserve">Connect the </w:t>
      </w:r>
      <w:r w:rsidR="008F00CE">
        <w:t>power module to the test PC and the output of the power module to the drive under test.</w:t>
      </w:r>
    </w:p>
    <w:p w14:paraId="1E1C08A2" w14:textId="77777777" w:rsidR="007E762E" w:rsidRDefault="007E762E" w:rsidP="007E762E"/>
    <w:p w14:paraId="3483F37D" w14:textId="77777777" w:rsidR="007E762E" w:rsidRDefault="007E762E" w:rsidP="007E762E"/>
    <w:p w14:paraId="4520C492" w14:textId="77777777" w:rsidR="007E762E" w:rsidRDefault="007E762E" w:rsidP="007E762E">
      <w:pPr>
        <w:spacing w:before="0" w:after="160" w:line="25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732C4" wp14:editId="3D632E25">
                <wp:simplePos x="0" y="0"/>
                <wp:positionH relativeFrom="column">
                  <wp:posOffset>2004060</wp:posOffset>
                </wp:positionH>
                <wp:positionV relativeFrom="paragraph">
                  <wp:posOffset>1779270</wp:posOffset>
                </wp:positionV>
                <wp:extent cx="0" cy="4114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737C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40.1pt" to="157.8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E09F9" wp14:editId="670168B3">
                <wp:simplePos x="0" y="0"/>
                <wp:positionH relativeFrom="column">
                  <wp:posOffset>1242060</wp:posOffset>
                </wp:positionH>
                <wp:positionV relativeFrom="paragraph">
                  <wp:posOffset>2201545</wp:posOffset>
                </wp:positionV>
                <wp:extent cx="1516380" cy="548640"/>
                <wp:effectExtent l="0" t="0" r="2667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8FBCA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E09F9" id="Rectangle 10" o:spid="_x0000_s1026" style="position:absolute;margin-left:97.8pt;margin-top:173.35pt;width:119.4pt;height:4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168FBCA" w14:textId="77777777" w:rsidR="007E762E" w:rsidRDefault="007E762E" w:rsidP="007E762E">
                      <w:pPr>
                        <w:jc w:val="center"/>
                      </w:pPr>
                      <w:r>
                        <w:t>Customer Drive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1A93AA" wp14:editId="629FA52A">
                <wp:simplePos x="0" y="0"/>
                <wp:positionH relativeFrom="margin">
                  <wp:posOffset>2049780</wp:posOffset>
                </wp:positionH>
                <wp:positionV relativeFrom="paragraph">
                  <wp:posOffset>613410</wp:posOffset>
                </wp:positionV>
                <wp:extent cx="1889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03D6E" w14:textId="77777777" w:rsidR="007E762E" w:rsidRPr="0043489A" w:rsidRDefault="007E762E" w:rsidP="007E762E">
                            <w:pPr>
                              <w:rPr>
                                <w:sz w:val="20"/>
                              </w:rPr>
                            </w:pPr>
                            <w:r w:rsidRPr="0043489A">
                              <w:rPr>
                                <w:sz w:val="20"/>
                              </w:rPr>
                              <w:t>USB/LAN Connection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1A93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4pt;margin-top:48.3pt;width:148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" stroked="f">
                <v:textbox style="mso-fit-shape-to-text:t">
                  <w:txbxContent>
                    <w:p w14:paraId="36B03D6E" w14:textId="77777777" w:rsidR="007E762E" w:rsidRPr="0043489A" w:rsidRDefault="007E762E" w:rsidP="007E762E">
                      <w:pPr>
                        <w:rPr>
                          <w:sz w:val="20"/>
                        </w:rPr>
                      </w:pPr>
                      <w:r w:rsidRPr="0043489A">
                        <w:rPr>
                          <w:sz w:val="20"/>
                        </w:rPr>
                        <w:t>USB/LAN Connection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0363E" wp14:editId="347DB746">
                <wp:simplePos x="0" y="0"/>
                <wp:positionH relativeFrom="column">
                  <wp:posOffset>1996440</wp:posOffset>
                </wp:positionH>
                <wp:positionV relativeFrom="paragraph">
                  <wp:posOffset>544830</wp:posOffset>
                </wp:positionV>
                <wp:extent cx="7620" cy="678180"/>
                <wp:effectExtent l="0" t="0" r="3048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641BD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42.9pt" to="157.8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CCE99" wp14:editId="78BE9912">
                <wp:simplePos x="0" y="0"/>
                <wp:positionH relativeFrom="column">
                  <wp:posOffset>1233805</wp:posOffset>
                </wp:positionH>
                <wp:positionV relativeFrom="paragraph">
                  <wp:posOffset>1238250</wp:posOffset>
                </wp:positionV>
                <wp:extent cx="1516380" cy="548640"/>
                <wp:effectExtent l="0" t="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527BD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Power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ECCE99" id="Rectangle 1" o:spid="_x0000_s1028" style="position:absolute;margin-left:97.15pt;margin-top:97.5pt;width:119.4pt;height:4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" fillcolor="#5b9bd5 [3204]" strokecolor="#1f4d78 [1604]" strokeweight="1pt">
                <v:textbox>
                  <w:txbxContent>
                    <w:p w14:paraId="609527BD" w14:textId="77777777" w:rsidR="007E762E" w:rsidRDefault="007E762E" w:rsidP="007E762E">
                      <w:pPr>
                        <w:jc w:val="center"/>
                      </w:pPr>
                      <w:r>
                        <w:t>Power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35168" wp14:editId="7156E502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1516380" cy="548640"/>
                <wp:effectExtent l="0" t="0" r="2667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C3AC9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Test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35168" id="Rectangle 11" o:spid="_x0000_s1029" style="position:absolute;margin-left:97.2pt;margin-top:.55pt;width:119.4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18C3AC9" w14:textId="77777777" w:rsidR="007E762E" w:rsidRDefault="007E762E" w:rsidP="007E762E">
                      <w:pPr>
                        <w:jc w:val="center"/>
                      </w:pPr>
                      <w:r>
                        <w:t>Customer Test PC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521FDCB" w14:textId="77777777" w:rsidR="00BC4AE3" w:rsidRDefault="007E762E" w:rsidP="00BC4AE3">
      <w:pPr>
        <w:pStyle w:val="Heading1"/>
      </w:pPr>
      <w:bookmarkStart w:id="79" w:name="_Toc475542646"/>
      <w:bookmarkStart w:id="80" w:name="_Toc92725683"/>
      <w:bookmarkEnd w:id="77"/>
      <w:r>
        <w:lastRenderedPageBreak/>
        <w:t>Running the</w:t>
      </w:r>
      <w:r w:rsidR="00BC4AE3">
        <w:t xml:space="preserve"> </w:t>
      </w:r>
      <w:r>
        <w:t>e</w:t>
      </w:r>
      <w:r w:rsidR="00BC4AE3">
        <w:t>xample</w:t>
      </w:r>
      <w:bookmarkEnd w:id="79"/>
      <w:bookmarkEnd w:id="80"/>
    </w:p>
    <w:p w14:paraId="55CA8A86" w14:textId="729E680B" w:rsidR="008F00CE" w:rsidRDefault="00842DA2" w:rsidP="00842DA2">
      <w:pPr>
        <w:pStyle w:val="Centredimage"/>
        <w:jc w:val="left"/>
      </w:pPr>
      <w:r>
        <w:t>Execute the script</w:t>
      </w:r>
      <w:r w:rsidR="00A714D6">
        <w:t xml:space="preserve"> and the pattern will be sent to the device and run.  A simple loop modifies the pattern each time, to increase the magnitude of the ripple.</w:t>
      </w:r>
    </w:p>
    <w:p w14:paraId="6F30596C" w14:textId="420A6116" w:rsidR="00A714D6" w:rsidRDefault="00A714D6" w:rsidP="00842DA2">
      <w:pPr>
        <w:pStyle w:val="Centredimage"/>
        <w:jc w:val="left"/>
      </w:pPr>
      <w:r w:rsidRPr="00A714D6">
        <w:drawing>
          <wp:inline distT="0" distB="0" distL="0" distR="0" wp14:anchorId="2E39509F" wp14:editId="62FA64CE">
            <wp:extent cx="5731510" cy="5582285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62D5" w14:textId="7F02D7FE" w:rsidR="00A714D6" w:rsidRDefault="00A714D6">
      <w:pPr>
        <w:spacing w:before="0" w:after="160" w:line="259" w:lineRule="auto"/>
        <w:rPr>
          <w:noProof/>
          <w:lang w:val="en-GB" w:eastAsia="en-GB"/>
        </w:rPr>
      </w:pPr>
    </w:p>
    <w:p w14:paraId="49D6F21A" w14:textId="77777777" w:rsidR="00A714D6" w:rsidRDefault="00A714D6">
      <w:pPr>
        <w:spacing w:before="0" w:after="160" w:line="259" w:lineRule="auto"/>
        <w:rPr>
          <w:noProof/>
          <w:lang w:val="en-GB" w:eastAsia="en-GB"/>
        </w:rPr>
      </w:pPr>
      <w:r>
        <w:br w:type="page"/>
      </w:r>
    </w:p>
    <w:p w14:paraId="77CF93CA" w14:textId="2B251D04" w:rsidR="00A714D6" w:rsidRDefault="00A714D6" w:rsidP="00842DA2">
      <w:pPr>
        <w:pStyle w:val="Centredimage"/>
        <w:jc w:val="left"/>
      </w:pPr>
      <w:r>
        <w:lastRenderedPageBreak/>
        <w:t>Here is an example of the pattern when opened in Quarch Power Studio.</w:t>
      </w:r>
    </w:p>
    <w:p w14:paraId="59B0E032" w14:textId="5612AC81" w:rsidR="00A714D6" w:rsidRDefault="00A714D6" w:rsidP="00842DA2">
      <w:pPr>
        <w:pStyle w:val="Centredimage"/>
        <w:jc w:val="left"/>
      </w:pPr>
      <w:r w:rsidRPr="00A714D6">
        <w:drawing>
          <wp:inline distT="0" distB="0" distL="0" distR="0" wp14:anchorId="5C9D9117" wp14:editId="13644BAE">
            <wp:extent cx="5731510" cy="4751070"/>
            <wp:effectExtent l="0" t="0" r="254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C1A2" w14:textId="3881242F" w:rsidR="00A714D6" w:rsidRDefault="00A714D6" w:rsidP="00842DA2">
      <w:pPr>
        <w:pStyle w:val="Centredimage"/>
        <w:jc w:val="left"/>
      </w:pPr>
      <w:r>
        <w:t xml:space="preserve">The example script just creates the pattern and runs it, but you </w:t>
      </w:r>
      <w:r w:rsidR="00B70D19">
        <w:t>could easily add in your own code to verify that the drive handled each run of the pattern as expected.</w:t>
      </w:r>
    </w:p>
    <w:sectPr w:rsidR="00A714D6" w:rsidSect="00BB5237">
      <w:headerReference w:type="default" r:id="rId12"/>
      <w:footerReference w:type="default" r:id="rId13"/>
      <w:pgSz w:w="11906" w:h="16838"/>
      <w:pgMar w:top="1440" w:right="1440" w:bottom="1440" w:left="1440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88E0" w14:textId="77777777" w:rsidR="00DC1EF2" w:rsidRDefault="00DC1EF2" w:rsidP="009F3CE7">
      <w:r>
        <w:separator/>
      </w:r>
    </w:p>
  </w:endnote>
  <w:endnote w:type="continuationSeparator" w:id="0">
    <w:p w14:paraId="254DDB09" w14:textId="77777777" w:rsidR="00DC1EF2" w:rsidRDefault="00DC1EF2" w:rsidP="009F3CE7">
      <w:r>
        <w:continuationSeparator/>
      </w:r>
    </w:p>
  </w:endnote>
  <w:endnote w:type="continuationNotice" w:id="1">
    <w:p w14:paraId="318AC127" w14:textId="77777777" w:rsidR="00DC1EF2" w:rsidRDefault="00DC1EF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ingdings 2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Corbel"/>
    <w:panose1 w:val="020B06040202020202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0885A" w14:textId="3846B05A" w:rsidR="004049EF" w:rsidRDefault="00D40C14" w:rsidP="009F3CE7">
    <w:pPr>
      <w:pStyle w:val="Footer"/>
    </w:pPr>
    <w:r>
      <w:t>Revision 1.</w:t>
    </w:r>
    <w:r w:rsidR="00CB7CA1">
      <w:t>1</w:t>
    </w:r>
    <w:del w:id="81" w:author="Comparison" w:date="2019-05-09T12:34:00Z">
      <w:r>
        <w:delText>0</w:delText>
      </w:r>
    </w:del>
    <w:r w:rsidR="004049EF" w:rsidRPr="001A615E">
      <w:tab/>
    </w:r>
    <w:r w:rsidR="004049EF">
      <w:t>©</w:t>
    </w:r>
    <w:r w:rsidR="004049EF" w:rsidRPr="001A615E">
      <w:t xml:space="preserve"> Quarch Technology</w:t>
    </w:r>
    <w:r w:rsidR="004049EF">
      <w:t xml:space="preserve"> 201</w:t>
    </w:r>
    <w:r w:rsidR="00BC4AE3">
      <w:t>8</w:t>
    </w:r>
    <w:r w:rsidR="00721C6A">
      <w:t>-20</w:t>
    </w:r>
    <w:r w:rsidR="00BA3ED2">
      <w:t>22</w:t>
    </w:r>
    <w:r w:rsidR="004049EF" w:rsidRPr="001A615E">
      <w:tab/>
      <w:t xml:space="preserve">Page </w:t>
    </w:r>
    <w:r w:rsidR="00FB5D04">
      <w:fldChar w:fldCharType="begin"/>
    </w:r>
    <w:r w:rsidR="00FB5D04">
      <w:instrText xml:space="preserve"> PAGE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  <w:r w:rsidR="004049EF" w:rsidRPr="001A615E">
      <w:t xml:space="preserve"> of </w:t>
    </w:r>
    <w:r w:rsidR="00FB5D04">
      <w:fldChar w:fldCharType="begin"/>
    </w:r>
    <w:r w:rsidR="00FB5D04">
      <w:instrText xml:space="preserve"> NUMPAGES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3F4EB" w14:textId="77777777" w:rsidR="00DC1EF2" w:rsidRDefault="00DC1EF2" w:rsidP="009F3CE7">
      <w:r>
        <w:separator/>
      </w:r>
    </w:p>
  </w:footnote>
  <w:footnote w:type="continuationSeparator" w:id="0">
    <w:p w14:paraId="47C96E2B" w14:textId="77777777" w:rsidR="00DC1EF2" w:rsidRDefault="00DC1EF2" w:rsidP="009F3CE7">
      <w:r>
        <w:continuationSeparator/>
      </w:r>
    </w:p>
  </w:footnote>
  <w:footnote w:type="continuationNotice" w:id="1">
    <w:p w14:paraId="74D68F92" w14:textId="77777777" w:rsidR="00DC1EF2" w:rsidRDefault="00DC1EF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7B4B" w14:textId="6FFE3CF9" w:rsidR="00D40C14" w:rsidRPr="003777CF" w:rsidRDefault="004049EF" w:rsidP="00D40C14">
    <w:pPr>
      <w:pStyle w:val="Header"/>
    </w:pPr>
    <w:r w:rsidRPr="007B49E3">
      <w:drawing>
        <wp:anchor distT="0" distB="0" distL="114300" distR="114300" simplePos="0" relativeHeight="251659264" behindDoc="0" locked="0" layoutInCell="1" allowOverlap="1" wp14:anchorId="5CE35A8D" wp14:editId="1915B90E">
          <wp:simplePos x="0" y="0"/>
          <wp:positionH relativeFrom="column">
            <wp:posOffset>-781050</wp:posOffset>
          </wp:positionH>
          <wp:positionV relativeFrom="paragraph">
            <wp:posOffset>-295910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B49E3">
      <w:tab/>
    </w:r>
    <w:r w:rsidR="00BC4AE3">
      <w:t>AN-0</w:t>
    </w:r>
    <w:r w:rsidR="00BA3ED2">
      <w:t>2</w:t>
    </w:r>
    <w:r w:rsidR="00A438A4">
      <w:t>4</w:t>
    </w:r>
    <w:r w:rsidRPr="003777CF">
      <w:t xml:space="preserve"> – </w:t>
    </w:r>
    <w:r w:rsidR="00BC4AE3">
      <w:t xml:space="preserve">QPS automation with </w:t>
    </w:r>
    <w:r w:rsidR="00D40C14">
      <w:t>FIO</w:t>
    </w:r>
  </w:p>
  <w:p w14:paraId="1061B3BB" w14:textId="77777777" w:rsidR="004049EF" w:rsidRDefault="004049EF" w:rsidP="009F3CE7">
    <w:pPr>
      <w:pStyle w:val="Header"/>
    </w:pPr>
  </w:p>
  <w:p w14:paraId="0F38CB5A" w14:textId="77777777" w:rsidR="004049EF" w:rsidRPr="007B49E3" w:rsidRDefault="004049EF" w:rsidP="009F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B2F0B"/>
    <w:multiLevelType w:val="multilevel"/>
    <w:tmpl w:val="C8AC10A2"/>
    <w:lvl w:ilvl="0">
      <w:start w:val="1"/>
      <w:numFmt w:val="none"/>
      <w:pStyle w:val="QListintropar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QNumberedlist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decimal"/>
      <w:pStyle w:val="QSublistordered-level2"/>
      <w:lvlText w:val="%2.%3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pStyle w:val="QSublistordered-level3"/>
      <w:lvlText w:val="%2.%3.%4"/>
      <w:lvlJc w:val="left"/>
      <w:pPr>
        <w:ind w:left="1440" w:hanging="360"/>
      </w:pPr>
      <w:rPr>
        <w:rFonts w:ascii="Arial" w:hAnsi="Arial" w:hint="default"/>
        <w:color w:val="2E74B5" w:themeColor="accent1" w:themeShade="BF"/>
        <w:u w:val="none" w:color="2E74B5" w:themeColor="accent1" w:themeShade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E74B5" w:themeColor="accent1" w:themeShade="BF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F0525"/>
    <w:multiLevelType w:val="hybridMultilevel"/>
    <w:tmpl w:val="FC608F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822592">
      <w:start w:val="1"/>
      <w:numFmt w:val="bullet"/>
      <w:pStyle w:val="QSublist"/>
      <w:lvlText w:val=""/>
      <w:lvlJc w:val="left"/>
      <w:pPr>
        <w:ind w:left="1440" w:hanging="360"/>
      </w:pPr>
      <w:rPr>
        <w:rFonts w:ascii="Wingdings 2" w:hAnsi="Wingdings 2" w:hint="default"/>
        <w:b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7944"/>
    <w:multiLevelType w:val="hybridMultilevel"/>
    <w:tmpl w:val="200CF628"/>
    <w:lvl w:ilvl="0" w:tplc="F6CEE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53D6B"/>
    <w:multiLevelType w:val="hybridMultilevel"/>
    <w:tmpl w:val="2312CA6C"/>
    <w:lvl w:ilvl="0" w:tplc="21CA965E">
      <w:start w:val="2"/>
      <w:numFmt w:val="bullet"/>
      <w:lvlText w:val=""/>
      <w:lvlJc w:val="left"/>
      <w:pPr>
        <w:ind w:left="5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7FD84BC8"/>
    <w:multiLevelType w:val="hybridMultilevel"/>
    <w:tmpl w:val="B93CA1A4"/>
    <w:lvl w:ilvl="0" w:tplc="F92CD1DE">
      <w:start w:val="2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968048686">
    <w:abstractNumId w:val="3"/>
  </w:num>
  <w:num w:numId="2" w16cid:durableId="168178540">
    <w:abstractNumId w:val="2"/>
  </w:num>
  <w:num w:numId="3" w16cid:durableId="1028601374">
    <w:abstractNumId w:val="1"/>
  </w:num>
  <w:num w:numId="4" w16cid:durableId="423040244">
    <w:abstractNumId w:val="0"/>
  </w:num>
  <w:num w:numId="5" w16cid:durableId="514273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6316174">
    <w:abstractNumId w:val="5"/>
  </w:num>
  <w:num w:numId="7" w16cid:durableId="115837523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0"/>
    <w:rsid w:val="00001879"/>
    <w:rsid w:val="0000407A"/>
    <w:rsid w:val="000047CD"/>
    <w:rsid w:val="0003215D"/>
    <w:rsid w:val="00033867"/>
    <w:rsid w:val="0004551C"/>
    <w:rsid w:val="000470AA"/>
    <w:rsid w:val="00047F36"/>
    <w:rsid w:val="00051241"/>
    <w:rsid w:val="00052FCC"/>
    <w:rsid w:val="00053F2A"/>
    <w:rsid w:val="00077AEF"/>
    <w:rsid w:val="000919BE"/>
    <w:rsid w:val="00095B1E"/>
    <w:rsid w:val="00097DD9"/>
    <w:rsid w:val="000B1765"/>
    <w:rsid w:val="000C2D34"/>
    <w:rsid w:val="00104407"/>
    <w:rsid w:val="00105A70"/>
    <w:rsid w:val="00113E15"/>
    <w:rsid w:val="00127630"/>
    <w:rsid w:val="00131D5A"/>
    <w:rsid w:val="001345F1"/>
    <w:rsid w:val="00142EE4"/>
    <w:rsid w:val="00167944"/>
    <w:rsid w:val="001810E4"/>
    <w:rsid w:val="00190486"/>
    <w:rsid w:val="001955F3"/>
    <w:rsid w:val="001A34B3"/>
    <w:rsid w:val="001D0192"/>
    <w:rsid w:val="001D5AAC"/>
    <w:rsid w:val="001D6BBB"/>
    <w:rsid w:val="001F318D"/>
    <w:rsid w:val="0020173B"/>
    <w:rsid w:val="002229F0"/>
    <w:rsid w:val="00234540"/>
    <w:rsid w:val="00244556"/>
    <w:rsid w:val="00281BD2"/>
    <w:rsid w:val="0028588E"/>
    <w:rsid w:val="00286A5E"/>
    <w:rsid w:val="0029002D"/>
    <w:rsid w:val="002A3A7A"/>
    <w:rsid w:val="002A7F22"/>
    <w:rsid w:val="002B5D9D"/>
    <w:rsid w:val="002D4303"/>
    <w:rsid w:val="002D5906"/>
    <w:rsid w:val="002E1337"/>
    <w:rsid w:val="002E32FB"/>
    <w:rsid w:val="00301106"/>
    <w:rsid w:val="00313517"/>
    <w:rsid w:val="00313940"/>
    <w:rsid w:val="00314D05"/>
    <w:rsid w:val="0032001B"/>
    <w:rsid w:val="00334BB6"/>
    <w:rsid w:val="00341A02"/>
    <w:rsid w:val="00351ED6"/>
    <w:rsid w:val="0035406C"/>
    <w:rsid w:val="00360DEA"/>
    <w:rsid w:val="003777CF"/>
    <w:rsid w:val="00387291"/>
    <w:rsid w:val="003A350C"/>
    <w:rsid w:val="003B4500"/>
    <w:rsid w:val="003C149B"/>
    <w:rsid w:val="003C6114"/>
    <w:rsid w:val="003D33C5"/>
    <w:rsid w:val="003D66EC"/>
    <w:rsid w:val="003D71A9"/>
    <w:rsid w:val="003E55A7"/>
    <w:rsid w:val="004036BF"/>
    <w:rsid w:val="004049EF"/>
    <w:rsid w:val="00412F6D"/>
    <w:rsid w:val="004137D3"/>
    <w:rsid w:val="004309E4"/>
    <w:rsid w:val="00434722"/>
    <w:rsid w:val="004368DB"/>
    <w:rsid w:val="00440FDE"/>
    <w:rsid w:val="00441ACC"/>
    <w:rsid w:val="004617E0"/>
    <w:rsid w:val="00461F83"/>
    <w:rsid w:val="004667F8"/>
    <w:rsid w:val="0047414D"/>
    <w:rsid w:val="00483E80"/>
    <w:rsid w:val="00485637"/>
    <w:rsid w:val="00492CBB"/>
    <w:rsid w:val="004A76FE"/>
    <w:rsid w:val="004A7FFE"/>
    <w:rsid w:val="004B2E3E"/>
    <w:rsid w:val="004B557C"/>
    <w:rsid w:val="004E0412"/>
    <w:rsid w:val="004E2D48"/>
    <w:rsid w:val="004E31D7"/>
    <w:rsid w:val="00507C51"/>
    <w:rsid w:val="00513CC6"/>
    <w:rsid w:val="00513E94"/>
    <w:rsid w:val="00526FD8"/>
    <w:rsid w:val="00531392"/>
    <w:rsid w:val="0054120C"/>
    <w:rsid w:val="00555FEC"/>
    <w:rsid w:val="005648CC"/>
    <w:rsid w:val="005944E9"/>
    <w:rsid w:val="005D1A8B"/>
    <w:rsid w:val="005E0C31"/>
    <w:rsid w:val="005E6E22"/>
    <w:rsid w:val="0060203A"/>
    <w:rsid w:val="00602419"/>
    <w:rsid w:val="00603B1F"/>
    <w:rsid w:val="0061444A"/>
    <w:rsid w:val="00620909"/>
    <w:rsid w:val="006257CC"/>
    <w:rsid w:val="006268E8"/>
    <w:rsid w:val="006330F0"/>
    <w:rsid w:val="006367DF"/>
    <w:rsid w:val="00651D69"/>
    <w:rsid w:val="00664D95"/>
    <w:rsid w:val="00682108"/>
    <w:rsid w:val="006A06FC"/>
    <w:rsid w:val="006A355C"/>
    <w:rsid w:val="006A4F3C"/>
    <w:rsid w:val="006A5521"/>
    <w:rsid w:val="006A7E5B"/>
    <w:rsid w:val="006B12EC"/>
    <w:rsid w:val="006B4D12"/>
    <w:rsid w:val="006C70E4"/>
    <w:rsid w:val="006D444C"/>
    <w:rsid w:val="006D6F13"/>
    <w:rsid w:val="006E00D1"/>
    <w:rsid w:val="006F2E47"/>
    <w:rsid w:val="007213E7"/>
    <w:rsid w:val="00721C6A"/>
    <w:rsid w:val="00731F54"/>
    <w:rsid w:val="007410C1"/>
    <w:rsid w:val="00754DA8"/>
    <w:rsid w:val="007572AF"/>
    <w:rsid w:val="00784CCE"/>
    <w:rsid w:val="0079261F"/>
    <w:rsid w:val="00797FE9"/>
    <w:rsid w:val="007A66E9"/>
    <w:rsid w:val="007B14DF"/>
    <w:rsid w:val="007B2CC4"/>
    <w:rsid w:val="007B49E3"/>
    <w:rsid w:val="007B6F20"/>
    <w:rsid w:val="007C0361"/>
    <w:rsid w:val="007C5A09"/>
    <w:rsid w:val="007C65F1"/>
    <w:rsid w:val="007E762E"/>
    <w:rsid w:val="007E7ABF"/>
    <w:rsid w:val="007F08F0"/>
    <w:rsid w:val="007F1519"/>
    <w:rsid w:val="007F401B"/>
    <w:rsid w:val="0080122F"/>
    <w:rsid w:val="008050C4"/>
    <w:rsid w:val="00812A39"/>
    <w:rsid w:val="0083046B"/>
    <w:rsid w:val="008400D2"/>
    <w:rsid w:val="00842DA2"/>
    <w:rsid w:val="00857F7D"/>
    <w:rsid w:val="00875BFB"/>
    <w:rsid w:val="00877D59"/>
    <w:rsid w:val="008841BD"/>
    <w:rsid w:val="00893135"/>
    <w:rsid w:val="008A7DA6"/>
    <w:rsid w:val="008C275A"/>
    <w:rsid w:val="008C6132"/>
    <w:rsid w:val="008D15F9"/>
    <w:rsid w:val="008E14A0"/>
    <w:rsid w:val="008F00CE"/>
    <w:rsid w:val="00901ECA"/>
    <w:rsid w:val="00902814"/>
    <w:rsid w:val="00922285"/>
    <w:rsid w:val="009251EE"/>
    <w:rsid w:val="00925E27"/>
    <w:rsid w:val="00935F61"/>
    <w:rsid w:val="0093607B"/>
    <w:rsid w:val="0094312A"/>
    <w:rsid w:val="00944098"/>
    <w:rsid w:val="009453AF"/>
    <w:rsid w:val="00945847"/>
    <w:rsid w:val="00946734"/>
    <w:rsid w:val="00954385"/>
    <w:rsid w:val="00961FEE"/>
    <w:rsid w:val="00965527"/>
    <w:rsid w:val="00977BDE"/>
    <w:rsid w:val="0098235C"/>
    <w:rsid w:val="00983FE6"/>
    <w:rsid w:val="00984A3C"/>
    <w:rsid w:val="00992BB4"/>
    <w:rsid w:val="0099735D"/>
    <w:rsid w:val="009B3472"/>
    <w:rsid w:val="009D2258"/>
    <w:rsid w:val="009F3CE7"/>
    <w:rsid w:val="00A075B1"/>
    <w:rsid w:val="00A36557"/>
    <w:rsid w:val="00A424F9"/>
    <w:rsid w:val="00A438A4"/>
    <w:rsid w:val="00A44F05"/>
    <w:rsid w:val="00A63968"/>
    <w:rsid w:val="00A714D6"/>
    <w:rsid w:val="00A730C3"/>
    <w:rsid w:val="00A74243"/>
    <w:rsid w:val="00A75045"/>
    <w:rsid w:val="00AA3CDD"/>
    <w:rsid w:val="00AA4DBB"/>
    <w:rsid w:val="00AB048F"/>
    <w:rsid w:val="00AC7148"/>
    <w:rsid w:val="00AE47E1"/>
    <w:rsid w:val="00AE7D12"/>
    <w:rsid w:val="00AF1261"/>
    <w:rsid w:val="00AF3D1A"/>
    <w:rsid w:val="00AF4C1E"/>
    <w:rsid w:val="00AF7C4F"/>
    <w:rsid w:val="00B00294"/>
    <w:rsid w:val="00B00E84"/>
    <w:rsid w:val="00B0556F"/>
    <w:rsid w:val="00B07C86"/>
    <w:rsid w:val="00B101FB"/>
    <w:rsid w:val="00B151A7"/>
    <w:rsid w:val="00B31A25"/>
    <w:rsid w:val="00B5445E"/>
    <w:rsid w:val="00B5477A"/>
    <w:rsid w:val="00B66287"/>
    <w:rsid w:val="00B70D19"/>
    <w:rsid w:val="00B73D60"/>
    <w:rsid w:val="00B875A8"/>
    <w:rsid w:val="00B91CB7"/>
    <w:rsid w:val="00BA3ED2"/>
    <w:rsid w:val="00BB0F09"/>
    <w:rsid w:val="00BB3487"/>
    <w:rsid w:val="00BB5237"/>
    <w:rsid w:val="00BC4AE3"/>
    <w:rsid w:val="00BD0ECC"/>
    <w:rsid w:val="00BD3871"/>
    <w:rsid w:val="00C068A1"/>
    <w:rsid w:val="00C116C1"/>
    <w:rsid w:val="00C13FB6"/>
    <w:rsid w:val="00C16186"/>
    <w:rsid w:val="00C24521"/>
    <w:rsid w:val="00C61B21"/>
    <w:rsid w:val="00C65AD0"/>
    <w:rsid w:val="00C81A23"/>
    <w:rsid w:val="00C93C75"/>
    <w:rsid w:val="00CA1EB1"/>
    <w:rsid w:val="00CB6535"/>
    <w:rsid w:val="00CB7CA1"/>
    <w:rsid w:val="00CC3C0D"/>
    <w:rsid w:val="00CD1152"/>
    <w:rsid w:val="00CE055A"/>
    <w:rsid w:val="00CF75CA"/>
    <w:rsid w:val="00D035F9"/>
    <w:rsid w:val="00D11E8C"/>
    <w:rsid w:val="00D341FF"/>
    <w:rsid w:val="00D34A63"/>
    <w:rsid w:val="00D40C14"/>
    <w:rsid w:val="00D40CFF"/>
    <w:rsid w:val="00D4465E"/>
    <w:rsid w:val="00D50E5B"/>
    <w:rsid w:val="00D52021"/>
    <w:rsid w:val="00D551B5"/>
    <w:rsid w:val="00D55791"/>
    <w:rsid w:val="00D603E5"/>
    <w:rsid w:val="00D610D7"/>
    <w:rsid w:val="00D661D4"/>
    <w:rsid w:val="00D715C5"/>
    <w:rsid w:val="00D95249"/>
    <w:rsid w:val="00DA43E9"/>
    <w:rsid w:val="00DB0EDF"/>
    <w:rsid w:val="00DB1D4D"/>
    <w:rsid w:val="00DC1EF2"/>
    <w:rsid w:val="00DC373E"/>
    <w:rsid w:val="00DD1655"/>
    <w:rsid w:val="00DD47CA"/>
    <w:rsid w:val="00DE0ADA"/>
    <w:rsid w:val="00DE5E46"/>
    <w:rsid w:val="00E055D4"/>
    <w:rsid w:val="00E37EEA"/>
    <w:rsid w:val="00E455B8"/>
    <w:rsid w:val="00E476D6"/>
    <w:rsid w:val="00E55C62"/>
    <w:rsid w:val="00E56BBA"/>
    <w:rsid w:val="00E736C9"/>
    <w:rsid w:val="00E74B46"/>
    <w:rsid w:val="00E75365"/>
    <w:rsid w:val="00E7579D"/>
    <w:rsid w:val="00E77C84"/>
    <w:rsid w:val="00E81070"/>
    <w:rsid w:val="00E81539"/>
    <w:rsid w:val="00EB2607"/>
    <w:rsid w:val="00EC27F7"/>
    <w:rsid w:val="00EF105F"/>
    <w:rsid w:val="00EF5EFA"/>
    <w:rsid w:val="00EF78F6"/>
    <w:rsid w:val="00F01C1A"/>
    <w:rsid w:val="00F02356"/>
    <w:rsid w:val="00F033B1"/>
    <w:rsid w:val="00F106F0"/>
    <w:rsid w:val="00F22FA1"/>
    <w:rsid w:val="00F47A73"/>
    <w:rsid w:val="00F6296B"/>
    <w:rsid w:val="00F8702C"/>
    <w:rsid w:val="00F916FF"/>
    <w:rsid w:val="00F93F40"/>
    <w:rsid w:val="00FA4903"/>
    <w:rsid w:val="00FA6E90"/>
    <w:rsid w:val="00FB5D04"/>
    <w:rsid w:val="00FE08EB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BBF60"/>
  <w15:docId w15:val="{EA10FB62-CFDC-4092-8810-CA998386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2F"/>
    <w:pPr>
      <w:spacing w:before="180" w:after="180" w:line="320" w:lineRule="exact"/>
    </w:pPr>
    <w:rPr>
      <w:rFonts w:ascii="Arial" w:hAnsi="Arial"/>
      <w:color w:val="000000" w:themeColor="text1"/>
      <w:sz w:val="24"/>
      <w:lang w:val="en-US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8841BD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QHeading 2"/>
    <w:basedOn w:val="Normal"/>
    <w:next w:val="Normal"/>
    <w:link w:val="Heading2Char"/>
    <w:uiPriority w:val="9"/>
    <w:unhideWhenUsed/>
    <w:qFormat/>
    <w:rsid w:val="008841BD"/>
    <w:pPr>
      <w:keepNext/>
      <w:keepLines/>
      <w:spacing w:before="240" w:after="240" w:line="400" w:lineRule="exact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C9"/>
    <w:pPr>
      <w:keepNext/>
      <w:keepLines/>
      <w:outlineLvl w:val="2"/>
    </w:pPr>
    <w:rPr>
      <w:rFonts w:eastAsiaTheme="majorEastAsia" w:cstheme="majorBidi"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8841BD"/>
    <w:rPr>
      <w:rFonts w:ascii="Arial" w:eastAsiaTheme="majorEastAsia" w:hAnsi="Arial" w:cstheme="majorBidi"/>
      <w:b/>
      <w:color w:val="1F4E79" w:themeColor="accent1" w:themeShade="80"/>
      <w:sz w:val="36"/>
      <w:szCs w:val="32"/>
      <w:lang w:val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8841BD"/>
    <w:rPr>
      <w:rFonts w:ascii="Arial" w:eastAsiaTheme="majorEastAsia" w:hAnsi="Arial" w:cstheme="majorBidi"/>
      <w:b/>
      <w:color w:val="2E74B5" w:themeColor="accent1" w:themeShade="BF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36C9"/>
    <w:rPr>
      <w:rFonts w:ascii="Arial" w:eastAsiaTheme="majorEastAsia" w:hAnsi="Arial" w:cstheme="majorBidi"/>
      <w:color w:val="2E74B5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qFormat/>
    <w:rsid w:val="008841BD"/>
    <w:pPr>
      <w:tabs>
        <w:tab w:val="center" w:pos="4513"/>
        <w:tab w:val="right" w:pos="9026"/>
      </w:tabs>
      <w:spacing w:after="0" w:line="240" w:lineRule="auto"/>
      <w:jc w:val="right"/>
    </w:pPr>
    <w:rPr>
      <w:noProof/>
      <w:color w:val="auto"/>
      <w:sz w:val="20"/>
      <w:szCs w:val="28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8841BD"/>
    <w:rPr>
      <w:rFonts w:ascii="Arial" w:hAnsi="Arial"/>
      <w:noProof/>
      <w:sz w:val="20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qFormat/>
    <w:rsid w:val="008841BD"/>
    <w:pP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841BD"/>
    <w:rPr>
      <w:rFonts w:ascii="Arial" w:hAnsi="Arial"/>
      <w:color w:val="000000" w:themeColor="text1"/>
      <w:sz w:val="20"/>
      <w:lang w:val="en-US"/>
    </w:rPr>
  </w:style>
  <w:style w:type="character" w:styleId="IntenseEmphasis">
    <w:name w:val="Intense Emphasis"/>
    <w:basedOn w:val="DefaultParagraphFont"/>
    <w:uiPriority w:val="21"/>
    <w:rsid w:val="00167944"/>
    <w:rPr>
      <w:i/>
      <w:iCs/>
      <w:color w:val="5B9BD5" w:themeColor="accent1"/>
    </w:rPr>
  </w:style>
  <w:style w:type="paragraph" w:styleId="NoSpacing">
    <w:name w:val="No Spacing"/>
    <w:uiPriority w:val="1"/>
    <w:qFormat/>
    <w:rsid w:val="00167944"/>
    <w:pPr>
      <w:spacing w:after="0" w:line="240" w:lineRule="auto"/>
    </w:pPr>
    <w:rPr>
      <w:rFonts w:ascii="Helvetica Neue" w:hAnsi="Helvetica Neue"/>
      <w:sz w:val="28"/>
    </w:rPr>
  </w:style>
  <w:style w:type="paragraph" w:customStyle="1" w:styleId="QuarchCommand">
    <w:name w:val="Quarch Command"/>
    <w:basedOn w:val="Code"/>
    <w:link w:val="QuarchCommandChar"/>
    <w:qFormat/>
    <w:rsid w:val="00360DEA"/>
    <w:rPr>
      <w:b/>
    </w:rPr>
  </w:style>
  <w:style w:type="character" w:customStyle="1" w:styleId="QuarchCommandChar">
    <w:name w:val="Quarch Command Char"/>
    <w:basedOn w:val="DefaultParagraphFont"/>
    <w:link w:val="QuarchCommand"/>
    <w:rsid w:val="00360DEA"/>
    <w:rPr>
      <w:rFonts w:ascii="Consolas" w:hAnsi="Consolas"/>
      <w:b/>
      <w:color w:val="000000" w:themeColor="text1"/>
      <w:sz w:val="24"/>
      <w:lang w:val="en-US"/>
    </w:rPr>
  </w:style>
  <w:style w:type="paragraph" w:customStyle="1" w:styleId="Code">
    <w:name w:val="Code"/>
    <w:basedOn w:val="Normal"/>
    <w:link w:val="CodeChar"/>
    <w:qFormat/>
    <w:rsid w:val="005E0C31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E0C31"/>
    <w:rPr>
      <w:rFonts w:ascii="Consolas" w:hAnsi="Consolas"/>
      <w:color w:val="000000" w:themeColor="text1"/>
      <w:sz w:val="24"/>
    </w:rPr>
  </w:style>
  <w:style w:type="paragraph" w:customStyle="1" w:styleId="CodeComment">
    <w:name w:val="CodeComment"/>
    <w:basedOn w:val="Code"/>
    <w:link w:val="CodeCommentChar"/>
    <w:qFormat/>
    <w:rsid w:val="0028588E"/>
    <w:rPr>
      <w:color w:val="538135" w:themeColor="accent6" w:themeShade="BF"/>
    </w:rPr>
  </w:style>
  <w:style w:type="character" w:customStyle="1" w:styleId="CodeCommentChar">
    <w:name w:val="CodeComment Char"/>
    <w:basedOn w:val="CodeChar"/>
    <w:link w:val="CodeComment"/>
    <w:rsid w:val="0028588E"/>
    <w:rPr>
      <w:rFonts w:ascii="Consolas" w:hAnsi="Consolas"/>
      <w:color w:val="538135" w:themeColor="accent6" w:themeShade="BF"/>
      <w:sz w:val="24"/>
    </w:rPr>
  </w:style>
  <w:style w:type="paragraph" w:styleId="TOC1">
    <w:name w:val="toc 1"/>
    <w:basedOn w:val="Normal"/>
    <w:next w:val="Normal"/>
    <w:uiPriority w:val="39"/>
    <w:qFormat/>
    <w:rsid w:val="008841BD"/>
    <w:pPr>
      <w:tabs>
        <w:tab w:val="left" w:pos="600"/>
        <w:tab w:val="left" w:pos="720"/>
        <w:tab w:val="right" w:leader="dot" w:pos="9015"/>
      </w:tabs>
      <w:spacing w:after="200"/>
    </w:pPr>
    <w:rPr>
      <w:rFonts w:eastAsiaTheme="minorEastAsia" w:cs="Arial"/>
      <w:b/>
      <w:color w:val="auto"/>
      <w:szCs w:val="24"/>
      <w:lang w:bidi="en-US"/>
    </w:rPr>
  </w:style>
  <w:style w:type="character" w:styleId="CommentReference">
    <w:name w:val="annotation reference"/>
    <w:basedOn w:val="DefaultParagraphFont"/>
    <w:semiHidden/>
    <w:rsid w:val="00C13F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13FB6"/>
    <w:pPr>
      <w:spacing w:after="200" w:line="276" w:lineRule="auto"/>
    </w:pPr>
    <w:rPr>
      <w:rFonts w:asciiTheme="minorHAnsi" w:eastAsiaTheme="minorEastAsia" w:hAnsiTheme="minorHAnsi"/>
      <w:color w:val="auto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C13FB6"/>
    <w:rPr>
      <w:rFonts w:eastAsiaTheme="minorEastAsia"/>
      <w:sz w:val="20"/>
      <w:szCs w:val="20"/>
      <w:lang w:val="en-US" w:bidi="en-US"/>
    </w:rPr>
  </w:style>
  <w:style w:type="table" w:styleId="TableGrid">
    <w:name w:val="Table Grid"/>
    <w:basedOn w:val="TableNormal"/>
    <w:rsid w:val="00A3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1A34B3"/>
    <w:pPr>
      <w:numPr>
        <w:numId w:val="1"/>
      </w:numPr>
      <w:spacing w:line="240" w:lineRule="auto"/>
      <w:ind w:left="714" w:hanging="357"/>
    </w:pPr>
    <w:rPr>
      <w:rFonts w:eastAsiaTheme="minorEastAsia" w:cs="Arial"/>
      <w:color w:val="auto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FB6"/>
    <w:pPr>
      <w:spacing w:after="0" w:line="240" w:lineRule="auto"/>
    </w:pPr>
    <w:rPr>
      <w:rFonts w:ascii="Tahoma" w:eastAsiaTheme="minorEastAsia" w:hAnsi="Tahoma" w:cs="Tahoma"/>
      <w:color w:val="auto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FB6"/>
    <w:rPr>
      <w:rFonts w:ascii="Tahoma" w:eastAsiaTheme="minorEastAsia" w:hAnsi="Tahoma" w:cs="Tahoma"/>
      <w:sz w:val="16"/>
      <w:szCs w:val="16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1D69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8841BD"/>
    <w:pPr>
      <w:tabs>
        <w:tab w:val="right" w:leader="dot" w:pos="9016"/>
      </w:tabs>
      <w:spacing w:after="200" w:line="240" w:lineRule="auto"/>
      <w:ind w:left="221"/>
    </w:pPr>
    <w:rPr>
      <w:rFonts w:eastAsiaTheme="minorEastAsia" w:cs="Arial"/>
      <w:color w:val="auto"/>
      <w:szCs w:val="24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12A39"/>
    <w:pPr>
      <w:tabs>
        <w:tab w:val="right" w:leader="dot" w:pos="9015"/>
      </w:tabs>
      <w:spacing w:after="100" w:line="276" w:lineRule="auto"/>
      <w:ind w:left="442"/>
    </w:pPr>
    <w:rPr>
      <w:rFonts w:eastAsiaTheme="minorEastAsia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555FEC"/>
    <w:rPr>
      <w:rFonts w:ascii="Arial" w:hAnsi="Arial"/>
      <w:color w:val="0563C1" w:themeColor="hyperlink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FB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3FB6"/>
    <w:rPr>
      <w:rFonts w:eastAsiaTheme="minorEastAsia"/>
      <w:b/>
      <w:bCs/>
      <w:sz w:val="20"/>
      <w:szCs w:val="20"/>
      <w:lang w:val="en-US" w:bidi="en-US"/>
    </w:rPr>
  </w:style>
  <w:style w:type="paragraph" w:customStyle="1" w:styleId="ManualTitle">
    <w:name w:val="Manual Title"/>
    <w:basedOn w:val="Heading1"/>
    <w:link w:val="ManualTitleChar"/>
    <w:qFormat/>
    <w:rsid w:val="008841BD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8841BD"/>
    <w:rPr>
      <w:rFonts w:ascii="Arial" w:eastAsiaTheme="majorEastAsia" w:hAnsi="Arial" w:cstheme="majorBidi"/>
      <w:b/>
      <w:color w:val="1F4E79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8841BD"/>
    <w:pPr>
      <w:spacing w:before="240" w:after="240"/>
      <w:jc w:val="center"/>
    </w:pPr>
  </w:style>
  <w:style w:type="character" w:customStyle="1" w:styleId="ManualSub-titleChar">
    <w:name w:val="Manual Sub-title Char"/>
    <w:basedOn w:val="DefaultParagraphFont"/>
    <w:link w:val="ManualSub-title"/>
    <w:rsid w:val="008841BD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8841BD"/>
    <w:pPr>
      <w:spacing w:line="240" w:lineRule="auto"/>
    </w:pPr>
    <w:rPr>
      <w:noProof/>
      <w:lang w:val="en-GB" w:eastAsia="en-GB"/>
    </w:rPr>
  </w:style>
  <w:style w:type="character" w:customStyle="1" w:styleId="CentredimageChar">
    <w:name w:val="Centred image Char"/>
    <w:basedOn w:val="ManualSub-titleChar"/>
    <w:link w:val="Centredimage"/>
    <w:rsid w:val="008841BD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Figurecaption">
    <w:name w:val="Figure caption"/>
    <w:basedOn w:val="Normal"/>
    <w:link w:val="FigurecaptionChar"/>
    <w:qFormat/>
    <w:rsid w:val="008841BD"/>
    <w:pPr>
      <w:spacing w:before="240" w:after="240"/>
      <w:jc w:val="center"/>
    </w:pPr>
    <w:rPr>
      <w:i/>
    </w:rPr>
  </w:style>
  <w:style w:type="character" w:customStyle="1" w:styleId="FigurecaptionChar">
    <w:name w:val="Figure caption Char"/>
    <w:basedOn w:val="DefaultParagraphFont"/>
    <w:link w:val="Figurecaption"/>
    <w:rsid w:val="008841BD"/>
    <w:rPr>
      <w:rFonts w:ascii="Arial" w:hAnsi="Arial"/>
      <w:i/>
      <w:color w:val="000000" w:themeColor="text1"/>
      <w:sz w:val="24"/>
      <w:lang w:val="en-US"/>
    </w:rPr>
  </w:style>
  <w:style w:type="paragraph" w:customStyle="1" w:styleId="Columnheader">
    <w:name w:val="Column header"/>
    <w:basedOn w:val="Normal"/>
    <w:qFormat/>
    <w:rsid w:val="008841BD"/>
    <w:pPr>
      <w:spacing w:line="240" w:lineRule="auto"/>
      <w:jc w:val="center"/>
    </w:pPr>
    <w:rPr>
      <w:rFonts w:eastAsiaTheme="minorEastAsia"/>
      <w:b/>
      <w:color w:val="1F4E79" w:themeColor="accent1" w:themeShade="80"/>
      <w:sz w:val="22"/>
      <w:lang w:bidi="en-US"/>
    </w:rPr>
  </w:style>
  <w:style w:type="paragraph" w:customStyle="1" w:styleId="Italicindent">
    <w:name w:val="Italic indent"/>
    <w:basedOn w:val="Normal"/>
    <w:link w:val="ItalicindentChar"/>
    <w:qFormat/>
    <w:rsid w:val="008E14A0"/>
    <w:pPr>
      <w:ind w:left="709"/>
    </w:pPr>
    <w:rPr>
      <w:i/>
    </w:rPr>
  </w:style>
  <w:style w:type="character" w:customStyle="1" w:styleId="ItalicindentChar">
    <w:name w:val="Italic indent Char"/>
    <w:basedOn w:val="DefaultParagraphFont"/>
    <w:link w:val="Italicindent"/>
    <w:rsid w:val="008E14A0"/>
    <w:rPr>
      <w:rFonts w:ascii="Arial" w:hAnsi="Arial"/>
      <w:i/>
      <w:color w:val="000000" w:themeColor="text1"/>
      <w:sz w:val="24"/>
      <w:lang w:val="en-US"/>
    </w:rPr>
  </w:style>
  <w:style w:type="paragraph" w:customStyle="1" w:styleId="Indent">
    <w:name w:val="Indent"/>
    <w:basedOn w:val="Normal"/>
    <w:link w:val="IndentChar"/>
    <w:rsid w:val="001A34B3"/>
    <w:pPr>
      <w:ind w:left="720"/>
    </w:pPr>
  </w:style>
  <w:style w:type="character" w:customStyle="1" w:styleId="IndentChar">
    <w:name w:val="Indent Char"/>
    <w:basedOn w:val="DefaultParagraphFont"/>
    <w:link w:val="Indent"/>
    <w:rsid w:val="001A34B3"/>
    <w:rPr>
      <w:rFonts w:ascii="Arial" w:hAnsi="Arial"/>
      <w:color w:val="000000" w:themeColor="text1"/>
      <w:sz w:val="24"/>
      <w:lang w:val="en-US"/>
    </w:rPr>
  </w:style>
  <w:style w:type="paragraph" w:customStyle="1" w:styleId="QBulletlist">
    <w:name w:val="QBullet list"/>
    <w:basedOn w:val="ListParagraph"/>
    <w:link w:val="QBulletlistChar"/>
    <w:qFormat/>
    <w:rsid w:val="009D2258"/>
    <w:pPr>
      <w:numPr>
        <w:numId w:val="3"/>
      </w:numPr>
      <w:spacing w:line="320" w:lineRule="exact"/>
      <w:ind w:left="851" w:hanging="567"/>
    </w:pPr>
  </w:style>
  <w:style w:type="paragraph" w:customStyle="1" w:styleId="QNumberedlist">
    <w:name w:val="QNumbered list"/>
    <w:basedOn w:val="QBulletlist"/>
    <w:link w:val="QNumberedlistChar"/>
    <w:qFormat/>
    <w:rsid w:val="007F1519"/>
    <w:pPr>
      <w:numPr>
        <w:ilvl w:val="1"/>
        <w:numId w:val="4"/>
      </w:numPr>
      <w:ind w:left="851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34BB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QBulletlistChar">
    <w:name w:val="QBullet list Char"/>
    <w:basedOn w:val="ListParagraphChar"/>
    <w:link w:val="QBulletlist"/>
    <w:rsid w:val="009D2258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QSublist">
    <w:name w:val="QSublist"/>
    <w:basedOn w:val="ListParagraph"/>
    <w:link w:val="QSublistChar"/>
    <w:qFormat/>
    <w:rsid w:val="00244556"/>
    <w:pPr>
      <w:numPr>
        <w:ilvl w:val="1"/>
        <w:numId w:val="2"/>
      </w:numPr>
      <w:ind w:left="1276" w:hanging="425"/>
    </w:pPr>
  </w:style>
  <w:style w:type="character" w:customStyle="1" w:styleId="QNumberedlistChar">
    <w:name w:val="QNumbered list Char"/>
    <w:basedOn w:val="QBulletlistChar"/>
    <w:link w:val="QNumberedlist"/>
    <w:rsid w:val="007F1519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Note">
    <w:name w:val="Note"/>
    <w:basedOn w:val="Normal"/>
    <w:link w:val="NoteChar"/>
    <w:qFormat/>
    <w:rsid w:val="006A5521"/>
    <w:pPr>
      <w:pBdr>
        <w:left w:val="single" w:sz="36" w:space="4" w:color="2E74B5" w:themeColor="accent1" w:themeShade="BF"/>
        <w:right w:val="single" w:sz="36" w:space="4" w:color="2E74B5" w:themeColor="accent1" w:themeShade="BF"/>
      </w:pBdr>
      <w:ind w:left="180"/>
    </w:pPr>
  </w:style>
  <w:style w:type="character" w:customStyle="1" w:styleId="QSublistChar">
    <w:name w:val="QSublist Char"/>
    <w:basedOn w:val="ListParagraphChar"/>
    <w:link w:val="QSublist"/>
    <w:rsid w:val="0024455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NoteChar">
    <w:name w:val="Note Char"/>
    <w:basedOn w:val="DefaultParagraphFont"/>
    <w:link w:val="Note"/>
    <w:rsid w:val="006A5521"/>
    <w:rPr>
      <w:rFonts w:ascii="Arial" w:hAnsi="Arial"/>
      <w:color w:val="000000" w:themeColor="text1"/>
      <w:sz w:val="24"/>
      <w:lang w:val="en-US"/>
    </w:rPr>
  </w:style>
  <w:style w:type="table" w:styleId="LightList-Accent3">
    <w:name w:val="Light List Accent 3"/>
    <w:aliases w:val="QTable"/>
    <w:basedOn w:val="TableNormal"/>
    <w:uiPriority w:val="61"/>
    <w:rsid w:val="00387291"/>
    <w:pPr>
      <w:spacing w:before="120" w:after="120" w:line="240" w:lineRule="auto"/>
    </w:pPr>
    <w:rPr>
      <w:rFonts w:ascii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cantSplit/>
    </w:trPr>
    <w:tcPr>
      <w:shd w:val="clear" w:color="auto" w:fill="auto"/>
      <w:vAlign w:val="center"/>
    </w:tcPr>
    <w:tblStylePr w:type="firstRow">
      <w:pPr>
        <w:spacing w:before="0" w:after="0" w:line="240" w:lineRule="auto"/>
        <w:jc w:val="center"/>
      </w:pPr>
      <w:rPr>
        <w:rFonts w:ascii="Arial" w:hAnsi="Arial"/>
        <w:b/>
        <w:bCs/>
        <w:color w:val="1F4E79" w:themeColor="accent1" w:themeShade="80"/>
        <w:sz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7E6E6" w:themeFill="background2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b/>
        <w:bCs/>
      </w:rPr>
    </w:tblStylePr>
    <w:tblStylePr w:type="band1Vert">
      <w:rPr>
        <w:rFonts w:ascii="Arial" w:hAnsi="Arial"/>
        <w:sz w:val="24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2Vert">
      <w:rPr>
        <w:rFonts w:ascii="Arial" w:hAnsi="Arial"/>
        <w:sz w:val="24"/>
      </w:rPr>
    </w:tblStylePr>
    <w:tblStylePr w:type="band1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  <w:tblStylePr w:type="band2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</w:style>
  <w:style w:type="paragraph" w:customStyle="1" w:styleId="Codedescriptionpara">
    <w:name w:val="Code description para"/>
    <w:basedOn w:val="Normal"/>
    <w:link w:val="CodedescriptionparaChar"/>
    <w:qFormat/>
    <w:rsid w:val="00AA4DBB"/>
    <w:pPr>
      <w:ind w:left="851"/>
    </w:pPr>
  </w:style>
  <w:style w:type="character" w:customStyle="1" w:styleId="CodedescriptionparaChar">
    <w:name w:val="Code description para Char"/>
    <w:basedOn w:val="DefaultParagraphFont"/>
    <w:link w:val="Codedescriptionpara"/>
    <w:rsid w:val="00AA4DBB"/>
    <w:rPr>
      <w:rFonts w:ascii="Arial" w:hAnsi="Arial"/>
      <w:color w:val="000000" w:themeColor="text1"/>
      <w:sz w:val="24"/>
      <w:lang w:val="en-US"/>
    </w:rPr>
  </w:style>
  <w:style w:type="paragraph" w:customStyle="1" w:styleId="Illustrationlabel">
    <w:name w:val="Illustration label"/>
    <w:basedOn w:val="Normal"/>
    <w:link w:val="IllustrationlabelChar"/>
    <w:qFormat/>
    <w:rsid w:val="00513CC6"/>
    <w:pPr>
      <w:spacing w:before="0" w:after="0" w:line="240" w:lineRule="auto"/>
    </w:pPr>
    <w:rPr>
      <w:sz w:val="22"/>
      <w:lang w:val="en-GB"/>
    </w:rPr>
  </w:style>
  <w:style w:type="character" w:customStyle="1" w:styleId="IllustrationlabelChar">
    <w:name w:val="Illustration label Char"/>
    <w:basedOn w:val="DefaultParagraphFont"/>
    <w:link w:val="Illustrationlabel"/>
    <w:rsid w:val="00513CC6"/>
    <w:rPr>
      <w:rFonts w:ascii="Arial" w:hAnsi="Arial"/>
      <w:color w:val="000000" w:themeColor="text1"/>
    </w:rPr>
  </w:style>
  <w:style w:type="paragraph" w:customStyle="1" w:styleId="Illustrationlabel9point">
    <w:name w:val="Illustration label 9 point"/>
    <w:basedOn w:val="Illustrationlabel"/>
    <w:link w:val="Illustrationlabel9pointChar"/>
    <w:qFormat/>
    <w:rsid w:val="00E75365"/>
    <w:rPr>
      <w:sz w:val="18"/>
      <w:szCs w:val="18"/>
    </w:rPr>
  </w:style>
  <w:style w:type="character" w:customStyle="1" w:styleId="Illustrationlabel9pointChar">
    <w:name w:val="Illustration label 9 point Char"/>
    <w:basedOn w:val="IllustrationlabelChar"/>
    <w:link w:val="Illustrationlabel9point"/>
    <w:rsid w:val="00E75365"/>
    <w:rPr>
      <w:rFonts w:ascii="Arial" w:hAnsi="Arial"/>
      <w:color w:val="000000" w:themeColor="text1"/>
      <w:sz w:val="18"/>
      <w:szCs w:val="18"/>
    </w:rPr>
  </w:style>
  <w:style w:type="paragraph" w:customStyle="1" w:styleId="QListintropara">
    <w:name w:val="QList intro para"/>
    <w:basedOn w:val="Normal"/>
    <w:link w:val="QListintroparaChar"/>
    <w:qFormat/>
    <w:rsid w:val="00D52021"/>
    <w:pPr>
      <w:numPr>
        <w:numId w:val="4"/>
      </w:numPr>
    </w:pPr>
  </w:style>
  <w:style w:type="paragraph" w:customStyle="1" w:styleId="QSublistordered-level2">
    <w:name w:val="QSublist ordered - level 2"/>
    <w:basedOn w:val="QSublist"/>
    <w:link w:val="QSublistordered-level2Char"/>
    <w:qFormat/>
    <w:rsid w:val="00BB3487"/>
    <w:pPr>
      <w:numPr>
        <w:ilvl w:val="2"/>
        <w:numId w:val="4"/>
      </w:numPr>
      <w:tabs>
        <w:tab w:val="clear" w:pos="851"/>
      </w:tabs>
      <w:ind w:left="1418" w:hanging="567"/>
    </w:pPr>
  </w:style>
  <w:style w:type="character" w:customStyle="1" w:styleId="QListintroparaChar">
    <w:name w:val="QList intro para Char"/>
    <w:basedOn w:val="DefaultParagraphFont"/>
    <w:link w:val="QListintropara"/>
    <w:rsid w:val="00D52021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2Char">
    <w:name w:val="QSublist ordered - level 2 Char"/>
    <w:basedOn w:val="QSublistChar"/>
    <w:link w:val="QSublistordered-level2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WARNING">
    <w:name w:val="WARNING"/>
    <w:basedOn w:val="Note"/>
    <w:link w:val="WARNINGChar"/>
    <w:qFormat/>
    <w:rsid w:val="007C5A09"/>
    <w:pPr>
      <w:pBdr>
        <w:left w:val="single" w:sz="36" w:space="4" w:color="FF0000"/>
        <w:right w:val="single" w:sz="36" w:space="4" w:color="FF0000"/>
      </w:pBdr>
    </w:pPr>
  </w:style>
  <w:style w:type="paragraph" w:customStyle="1" w:styleId="QSublistordered-level3">
    <w:name w:val="QSublist ordered - level 3"/>
    <w:basedOn w:val="QSublistordered-level2"/>
    <w:link w:val="QSublistordered-level3Char"/>
    <w:qFormat/>
    <w:rsid w:val="00BB3487"/>
    <w:pPr>
      <w:numPr>
        <w:ilvl w:val="3"/>
      </w:numPr>
      <w:spacing w:line="320" w:lineRule="exact"/>
      <w:ind w:left="2127" w:hanging="709"/>
    </w:pPr>
  </w:style>
  <w:style w:type="character" w:customStyle="1" w:styleId="WARNINGChar">
    <w:name w:val="WARNING Char"/>
    <w:basedOn w:val="NoteChar"/>
    <w:link w:val="WARNING"/>
    <w:rsid w:val="007C5A09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3Char">
    <w:name w:val="QSublist ordered - level 3 Char"/>
    <w:basedOn w:val="QSublistordered-level2Char"/>
    <w:link w:val="QSublistordered-level3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1ACC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03215D"/>
    <w:pPr>
      <w:spacing w:after="0" w:line="240" w:lineRule="auto"/>
    </w:pPr>
    <w:rPr>
      <w:rFonts w:ascii="Arial" w:hAnsi="Arial"/>
      <w:color w:val="000000" w:themeColor="text1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321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Marketing\Brand%20Identity\Document%20Templates\Quarch%20Doc%20Template%20January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2D40BE-9659-42EF-9377-BF4DC8D1D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Quarch Doc Template January17.dotx</Template>
  <TotalTime>48</TotalTime>
  <Pages>10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anorrie</dc:creator>
  <cp:lastModifiedBy>Andrew M. Norrie</cp:lastModifiedBy>
  <cp:revision>7</cp:revision>
  <cp:lastPrinted>2022-01-10T16:48:00Z</cp:lastPrinted>
  <dcterms:created xsi:type="dcterms:W3CDTF">2018-08-03T08:43:00Z</dcterms:created>
  <dcterms:modified xsi:type="dcterms:W3CDTF">2022-11-17T16:58:00Z</dcterms:modified>
</cp:coreProperties>
</file>