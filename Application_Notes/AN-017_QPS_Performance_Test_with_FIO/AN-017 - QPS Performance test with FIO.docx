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F1B8" w14:textId="77777777" w:rsidR="00C13FB6" w:rsidRDefault="00C13FB6" w:rsidP="009F3CE7">
      <w:bookmarkStart w:id="0" w:name="_Toc168887959"/>
      <w:bookmarkStart w:id="1" w:name="_Toc168888059"/>
      <w:bookmarkStart w:id="2" w:name="_Toc168888259"/>
      <w:bookmarkStart w:id="3" w:name="_Toc171250857"/>
      <w:bookmarkStart w:id="4" w:name="_Toc174780078"/>
      <w:bookmarkStart w:id="5" w:name="_Toc207694693"/>
      <w:bookmarkStart w:id="6" w:name="_Toc207694980"/>
      <w:bookmarkStart w:id="7" w:name="_Toc207695414"/>
      <w:bookmarkStart w:id="8" w:name="_Toc240167122"/>
      <w:bookmarkStart w:id="9" w:name="_Toc240167324"/>
      <w:bookmarkStart w:id="10" w:name="_Toc240167472"/>
      <w:bookmarkStart w:id="11" w:name="_Toc251669794"/>
      <w:bookmarkStart w:id="12" w:name="_Toc251669865"/>
      <w:bookmarkStart w:id="13" w:name="_Toc252891750"/>
      <w:bookmarkStart w:id="14" w:name="_Toc253051066"/>
      <w:bookmarkStart w:id="15" w:name="_Toc253057158"/>
      <w:bookmarkStart w:id="16" w:name="_Toc260389308"/>
      <w:bookmarkStart w:id="17" w:name="_Toc262028172"/>
      <w:bookmarkStart w:id="18" w:name="_Toc262029011"/>
      <w:bookmarkStart w:id="19" w:name="_Toc262048126"/>
      <w:bookmarkStart w:id="20" w:name="_Toc262048514"/>
      <w:bookmarkStart w:id="21" w:name="_Toc262048566"/>
      <w:bookmarkStart w:id="22" w:name="_Toc276715491"/>
      <w:bookmarkStart w:id="23" w:name="_Toc276715531"/>
      <w:bookmarkStart w:id="24" w:name="_Toc276716137"/>
      <w:bookmarkStart w:id="25" w:name="_Toc276720077"/>
      <w:bookmarkStart w:id="26" w:name="_Toc277602558"/>
      <w:bookmarkStart w:id="27" w:name="_Toc278465265"/>
      <w:bookmarkStart w:id="28" w:name="_Toc282086109"/>
      <w:bookmarkStart w:id="29" w:name="_Toc359856650"/>
      <w:bookmarkStart w:id="30" w:name="_Toc362960375"/>
      <w:bookmarkStart w:id="31" w:name="_Toc364949730"/>
      <w:bookmarkStart w:id="32" w:name="_Toc372718890"/>
      <w:bookmarkStart w:id="33" w:name="_Toc372718918"/>
      <w:bookmarkStart w:id="34" w:name="_Toc372718982"/>
      <w:bookmarkStart w:id="35" w:name="_Toc372720476"/>
      <w:bookmarkStart w:id="36" w:name="_Toc459195262"/>
      <w:bookmarkStart w:id="37" w:name="_Toc504472905"/>
    </w:p>
    <w:p w14:paraId="6F95F6D5" w14:textId="77777777" w:rsidR="00C13FB6" w:rsidRPr="0099735D" w:rsidRDefault="00C13FB6" w:rsidP="009F3CE7">
      <w:pPr>
        <w:pStyle w:val="ManualTitle"/>
      </w:pPr>
      <w:bookmarkStart w:id="38" w:name="_Toc464219375"/>
      <w:bookmarkStart w:id="39" w:name="_Toc464649156"/>
      <w:bookmarkStart w:id="40" w:name="_Toc465069495"/>
      <w:bookmarkStart w:id="41" w:name="_Toc465073963"/>
      <w:bookmarkStart w:id="42" w:name="_Toc465168326"/>
      <w:bookmarkStart w:id="43" w:name="_Toc465171757"/>
      <w:r w:rsidRPr="0099735D">
        <w:t>Quarch Technology Ltd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</w:p>
    <w:p w14:paraId="672B4529" w14:textId="77777777" w:rsidR="00C13FB6" w:rsidRPr="003777CF" w:rsidRDefault="00BC4AE3" w:rsidP="009F3CE7">
      <w:pPr>
        <w:pStyle w:val="ManualTitle"/>
      </w:pPr>
      <w:r>
        <w:t>AN-01</w:t>
      </w:r>
      <w:r w:rsidR="0032001B">
        <w:t>7</w:t>
      </w:r>
    </w:p>
    <w:p w14:paraId="0209126F" w14:textId="77777777" w:rsidR="00C13FB6" w:rsidRDefault="00BC4AE3" w:rsidP="009F3CE7">
      <w:pPr>
        <w:pStyle w:val="ManualTitle"/>
      </w:pPr>
      <w:r>
        <w:t>Application Note</w:t>
      </w:r>
    </w:p>
    <w:p w14:paraId="3114EC50" w14:textId="77777777" w:rsidR="00C13FB6" w:rsidRDefault="00C13FB6" w:rsidP="009F3CE7"/>
    <w:p w14:paraId="0ABA978E" w14:textId="77777777" w:rsidR="00BC4AE3" w:rsidRDefault="00BC4AE3" w:rsidP="00BC4AE3">
      <w:pPr>
        <w:pStyle w:val="ManualSub-title"/>
      </w:pPr>
      <w:r>
        <w:t xml:space="preserve">QPS automation with </w:t>
      </w:r>
      <w:r w:rsidR="0032001B">
        <w:t>FIO</w:t>
      </w:r>
    </w:p>
    <w:p w14:paraId="3354C893" w14:textId="77777777" w:rsidR="00C13FB6" w:rsidRDefault="00C13FB6" w:rsidP="009F3CE7"/>
    <w:p w14:paraId="569F8CC3" w14:textId="77777777" w:rsidR="00C13FB6" w:rsidRPr="003777CF" w:rsidRDefault="003777CF" w:rsidP="009F3CE7">
      <w:pPr>
        <w:pStyle w:val="ManualSub-title"/>
      </w:pPr>
      <w:r w:rsidRPr="003777CF">
        <w:t>For use with:</w:t>
      </w:r>
    </w:p>
    <w:p w14:paraId="41E7FB1E" w14:textId="5465FACB" w:rsidR="00BC4AE3" w:rsidRDefault="00E42505" w:rsidP="00BC4AE3">
      <w:pPr>
        <w:pStyle w:val="ManualSub-title"/>
        <w:rPr>
          <w:b/>
        </w:rPr>
      </w:pPr>
      <w:r>
        <w:rPr>
          <w:b/>
        </w:rPr>
        <w:t>All Streaming Power Module</w:t>
      </w:r>
    </w:p>
    <w:p w14:paraId="7B998569" w14:textId="77777777" w:rsidR="00BC4AE3" w:rsidRDefault="00BC4AE3" w:rsidP="00BC4AE3">
      <w:pPr>
        <w:pStyle w:val="ManualSub-title"/>
        <w:rPr>
          <w:b/>
        </w:rPr>
      </w:pPr>
      <w:r>
        <w:rPr>
          <w:b/>
        </w:rPr>
        <w:t>Quarch Power Studio (QPS)</w:t>
      </w:r>
    </w:p>
    <w:p w14:paraId="4BA01357" w14:textId="77777777" w:rsidR="00C13FB6" w:rsidRDefault="00C13FB6" w:rsidP="009F3CE7"/>
    <w:p w14:paraId="5712D6BB" w14:textId="77777777" w:rsidR="00C13FB6" w:rsidRDefault="00C13FB6" w:rsidP="009F3CE7">
      <w:pPr>
        <w:pStyle w:val="Centredimage"/>
      </w:pPr>
      <w:r w:rsidRPr="00E44869">
        <w:drawing>
          <wp:inline distT="0" distB="0" distL="0" distR="0" wp14:anchorId="56311F47" wp14:editId="3589D683">
            <wp:extent cx="3695994" cy="1905746"/>
            <wp:effectExtent l="0" t="0" r="0" b="0"/>
            <wp:docPr id="8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TL1011-02 product phot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994" cy="190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B3E1" w14:textId="77777777" w:rsidR="00893135" w:rsidRDefault="00893135" w:rsidP="009F3CE7"/>
    <w:p w14:paraId="7D358072" w14:textId="77777777" w:rsidR="00C13FB6" w:rsidRDefault="00C13FB6" w:rsidP="009F3CE7">
      <w:pPr>
        <w:pStyle w:val="Heading1"/>
      </w:pPr>
      <w:bookmarkStart w:id="44" w:name="_Toc260389311"/>
      <w:bookmarkStart w:id="45" w:name="_Toc262028175"/>
      <w:bookmarkStart w:id="46" w:name="_Toc262029014"/>
      <w:bookmarkStart w:id="47" w:name="_Toc262048129"/>
      <w:bookmarkStart w:id="48" w:name="_Toc262048517"/>
      <w:bookmarkStart w:id="49" w:name="_Toc262048569"/>
      <w:bookmarkStart w:id="50" w:name="_Toc276715494"/>
      <w:bookmarkStart w:id="51" w:name="_Toc276715534"/>
      <w:bookmarkStart w:id="52" w:name="_Toc276716140"/>
      <w:bookmarkStart w:id="53" w:name="_Toc276720080"/>
      <w:bookmarkStart w:id="54" w:name="_Toc277602561"/>
      <w:bookmarkEnd w:id="37"/>
      <w:r>
        <w:br w:type="page"/>
      </w:r>
      <w:bookmarkStart w:id="55" w:name="_Toc359856653"/>
      <w:bookmarkStart w:id="56" w:name="_Toc362960378"/>
      <w:bookmarkStart w:id="57" w:name="_Toc372718893"/>
      <w:bookmarkStart w:id="58" w:name="_Toc372718921"/>
      <w:bookmarkStart w:id="59" w:name="_Toc372718985"/>
      <w:bookmarkStart w:id="60" w:name="_Toc372720479"/>
      <w:bookmarkStart w:id="61" w:name="_Toc465168329"/>
      <w:bookmarkStart w:id="62" w:name="_Toc526171864"/>
      <w:r>
        <w:lastRenderedPageBreak/>
        <w:t>Change History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2592"/>
        <w:gridCol w:w="5431"/>
      </w:tblGrid>
      <w:tr w:rsidR="00C13FB6" w14:paraId="4FAA86B5" w14:textId="77777777" w:rsidTr="00461F83">
        <w:tc>
          <w:tcPr>
            <w:tcW w:w="993" w:type="dxa"/>
          </w:tcPr>
          <w:p w14:paraId="088DA116" w14:textId="77777777" w:rsidR="00C13FB6" w:rsidRDefault="00C13FB6" w:rsidP="009F3CE7">
            <w:r>
              <w:t>1.0</w:t>
            </w:r>
          </w:p>
        </w:tc>
        <w:tc>
          <w:tcPr>
            <w:tcW w:w="2595" w:type="dxa"/>
          </w:tcPr>
          <w:p w14:paraId="3C696C49" w14:textId="77777777" w:rsidR="00C13FB6" w:rsidRDefault="00C13FB6" w:rsidP="009F3CE7"/>
        </w:tc>
        <w:tc>
          <w:tcPr>
            <w:tcW w:w="5438" w:type="dxa"/>
          </w:tcPr>
          <w:p w14:paraId="336BF533" w14:textId="77777777" w:rsidR="007572AF" w:rsidRDefault="00C13FB6" w:rsidP="009F3CE7">
            <w:r>
              <w:t>Initial Release</w:t>
            </w:r>
          </w:p>
        </w:tc>
      </w:tr>
      <w:tr w:rsidR="00C13FB6" w14:paraId="38178E9A" w14:textId="77777777" w:rsidTr="00461F83">
        <w:tc>
          <w:tcPr>
            <w:tcW w:w="993" w:type="dxa"/>
          </w:tcPr>
          <w:p w14:paraId="5BFEBE25" w14:textId="77777777" w:rsidR="00C13FB6" w:rsidRDefault="007C0361" w:rsidP="009F3CE7">
            <w:ins w:id="63" w:author="Comparison" w:date="2019-05-09T12:34:00Z">
              <w:r>
                <w:t>1.1</w:t>
              </w:r>
            </w:ins>
          </w:p>
        </w:tc>
        <w:tc>
          <w:tcPr>
            <w:tcW w:w="2595" w:type="dxa"/>
          </w:tcPr>
          <w:p w14:paraId="56D17CF6" w14:textId="77777777" w:rsidR="00C13FB6" w:rsidRDefault="007C0361" w:rsidP="009F3CE7">
            <w:ins w:id="64" w:author="Comparison" w:date="2019-05-09T12:34:00Z">
              <w:r>
                <w:t>Feb 2019</w:t>
              </w:r>
            </w:ins>
          </w:p>
        </w:tc>
        <w:tc>
          <w:tcPr>
            <w:tcW w:w="5438" w:type="dxa"/>
          </w:tcPr>
          <w:p w14:paraId="3DB3DC4F" w14:textId="77777777" w:rsidR="00C13FB6" w:rsidRDefault="007C0361" w:rsidP="009F3CE7">
            <w:ins w:id="65" w:author="Comparison" w:date="2019-05-09T12:34:00Z">
              <w:r>
                <w:t>Updated to Python 3.x</w:t>
              </w:r>
            </w:ins>
          </w:p>
        </w:tc>
      </w:tr>
      <w:tr w:rsidR="00C13FB6" w14:paraId="60FD0699" w14:textId="77777777" w:rsidTr="00461F83">
        <w:tc>
          <w:tcPr>
            <w:tcW w:w="993" w:type="dxa"/>
          </w:tcPr>
          <w:p w14:paraId="7AC683DB" w14:textId="77777777" w:rsidR="00C13FB6" w:rsidRDefault="0003215D" w:rsidP="009F3CE7">
            <w:r>
              <w:t>1.2</w:t>
            </w:r>
          </w:p>
        </w:tc>
        <w:tc>
          <w:tcPr>
            <w:tcW w:w="2595" w:type="dxa"/>
          </w:tcPr>
          <w:p w14:paraId="2CBD6790" w14:textId="77777777" w:rsidR="00C13FB6" w:rsidRDefault="0003215D" w:rsidP="009F3CE7">
            <w:r>
              <w:t>May 2019</w:t>
            </w:r>
          </w:p>
        </w:tc>
        <w:tc>
          <w:tcPr>
            <w:tcW w:w="5438" w:type="dxa"/>
          </w:tcPr>
          <w:p w14:paraId="793AD4A7" w14:textId="77777777" w:rsidR="00C13FB6" w:rsidRDefault="0003215D" w:rsidP="009F3CE7">
            <w:r>
              <w:t>Updated for quarchpy 2.x</w:t>
            </w:r>
          </w:p>
        </w:tc>
      </w:tr>
      <w:tr w:rsidR="00C13FB6" w14:paraId="5E729421" w14:textId="77777777" w:rsidTr="00461F83">
        <w:tc>
          <w:tcPr>
            <w:tcW w:w="993" w:type="dxa"/>
          </w:tcPr>
          <w:p w14:paraId="65F30634" w14:textId="0E99BBC4" w:rsidR="00C13FB6" w:rsidRDefault="000E7DB0" w:rsidP="009F3CE7">
            <w:r>
              <w:t>1.3</w:t>
            </w:r>
          </w:p>
        </w:tc>
        <w:tc>
          <w:tcPr>
            <w:tcW w:w="2595" w:type="dxa"/>
          </w:tcPr>
          <w:p w14:paraId="3741E4F0" w14:textId="1E65194C" w:rsidR="00C13FB6" w:rsidRDefault="000E7DB0" w:rsidP="009F3CE7">
            <w:r>
              <w:t>October 2020</w:t>
            </w:r>
          </w:p>
        </w:tc>
        <w:tc>
          <w:tcPr>
            <w:tcW w:w="5438" w:type="dxa"/>
          </w:tcPr>
          <w:p w14:paraId="75F8A22D" w14:textId="51D2D3B0" w:rsidR="00C13FB6" w:rsidRDefault="000E7DB0" w:rsidP="009F3CE7">
            <w:r>
              <w:t>Minor fixes and improvements to script output</w:t>
            </w:r>
          </w:p>
        </w:tc>
      </w:tr>
      <w:tr w:rsidR="00C13FB6" w14:paraId="6057B1C8" w14:textId="77777777" w:rsidTr="00461F83">
        <w:tc>
          <w:tcPr>
            <w:tcW w:w="993" w:type="dxa"/>
          </w:tcPr>
          <w:p w14:paraId="6CA99286" w14:textId="5AE2F2DD" w:rsidR="00C13FB6" w:rsidRDefault="00A76108" w:rsidP="009F3CE7">
            <w:r>
              <w:t>1.4</w:t>
            </w:r>
          </w:p>
        </w:tc>
        <w:tc>
          <w:tcPr>
            <w:tcW w:w="2595" w:type="dxa"/>
          </w:tcPr>
          <w:p w14:paraId="40670508" w14:textId="11ECB050" w:rsidR="00C13FB6" w:rsidRDefault="00A76108" w:rsidP="009F3CE7">
            <w:r>
              <w:t>March 2023</w:t>
            </w:r>
          </w:p>
        </w:tc>
        <w:tc>
          <w:tcPr>
            <w:tcW w:w="5438" w:type="dxa"/>
          </w:tcPr>
          <w:p w14:paraId="4B38E28A" w14:textId="061823C7" w:rsidR="00C13FB6" w:rsidRDefault="00A76108" w:rsidP="009F3CE7">
            <w:r>
              <w:t>Improved commenting, bug fixes and error checking</w:t>
            </w:r>
          </w:p>
        </w:tc>
      </w:tr>
    </w:tbl>
    <w:p w14:paraId="1F4C23D8" w14:textId="77777777" w:rsidR="00C13FB6" w:rsidRDefault="00C13FB6" w:rsidP="009F3CE7"/>
    <w:p w14:paraId="4707D54F" w14:textId="77777777" w:rsidR="003777CF" w:rsidRDefault="003777CF" w:rsidP="009F3CE7">
      <w:r>
        <w:br w:type="page"/>
      </w:r>
    </w:p>
    <w:p w14:paraId="128F0840" w14:textId="77777777" w:rsidR="00651D69" w:rsidRPr="00651D69" w:rsidRDefault="00651D69" w:rsidP="00651D69">
      <w:pPr>
        <w:pStyle w:val="TOCHeading"/>
      </w:pPr>
      <w:r w:rsidRPr="00651D69">
        <w:lastRenderedPageBreak/>
        <w:t>Contents</w:t>
      </w:r>
    </w:p>
    <w:sdt>
      <w:sdtPr>
        <w:rPr>
          <w:rFonts w:asciiTheme="minorHAnsi" w:eastAsiaTheme="minorHAnsi" w:hAnsiTheme="minorHAnsi" w:cstheme="minorBidi"/>
          <w:b w:val="0"/>
          <w:bCs/>
          <w:color w:val="000000" w:themeColor="text1"/>
          <w:sz w:val="22"/>
          <w:szCs w:val="22"/>
          <w:lang w:bidi="ar-SA"/>
        </w:rPr>
        <w:id w:val="3906437"/>
        <w:docPartObj>
          <w:docPartGallery w:val="Table of Contents"/>
          <w:docPartUnique/>
        </w:docPartObj>
      </w:sdtPr>
      <w:sdtEndPr>
        <w:rPr>
          <w:rFonts w:ascii="Arial" w:hAnsi="Arial"/>
          <w:bCs w:val="0"/>
          <w:sz w:val="24"/>
        </w:rPr>
      </w:sdtEndPr>
      <w:sdtContent>
        <w:p w14:paraId="143C3CD8" w14:textId="77777777" w:rsidR="00D40C14" w:rsidRDefault="00754DA8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r>
            <w:fldChar w:fldCharType="begin"/>
          </w:r>
          <w:r w:rsidR="002B5D9D">
            <w:instrText xml:space="preserve"> TOC \o "2-2" \h \z \t "Heading 1,1" </w:instrText>
          </w:r>
          <w:r>
            <w:fldChar w:fldCharType="separate"/>
          </w:r>
          <w:hyperlink w:anchor="_Toc526171864" w:history="1">
            <w:r w:rsidR="00D40C14" w:rsidRPr="007F6E64">
              <w:rPr>
                <w:rStyle w:val="Hyperlink"/>
                <w:noProof/>
              </w:rPr>
              <w:t>Change History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_Toc526171864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2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65F6E9C8" w14:textId="77777777" w:rsidR="00D40C14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5" w:history="1">
            <w:r w:rsidR="00D40C14" w:rsidRPr="007F6E64">
              <w:rPr>
                <w:rStyle w:val="Hyperlink"/>
                <w:noProof/>
              </w:rPr>
              <w:t>Introduction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_Toc526171865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4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4C738A27" w14:textId="77777777" w:rsidR="00D40C14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6" w:history="1">
            <w:r w:rsidR="00D40C14" w:rsidRPr="007F6E64">
              <w:rPr>
                <w:rStyle w:val="Hyperlink"/>
                <w:noProof/>
              </w:rPr>
              <w:t>Modules Supported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_Toc526171866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0787D49C" w14:textId="77777777" w:rsidR="00D40C14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7" w:history="1">
            <w:r w:rsidR="00D40C14" w:rsidRPr="007F6E64">
              <w:rPr>
                <w:rStyle w:val="Hyperlink"/>
                <w:noProof/>
              </w:rPr>
              <w:t>System Supported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_Toc526171867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00F4215E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68" w:history="1">
            <w:r w:rsidR="00D40C14" w:rsidRPr="007F6E64">
              <w:rPr>
                <w:rStyle w:val="Hyperlink"/>
                <w:noProof/>
              </w:rPr>
              <w:t>Application Note Example Files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_Toc526171868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30B0CB92" w14:textId="77777777" w:rsidR="00D40C14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69" w:history="1">
            <w:r w:rsidR="00D40C14" w:rsidRPr="007F6E64">
              <w:rPr>
                <w:rStyle w:val="Hyperlink"/>
                <w:noProof/>
              </w:rPr>
              <w:t>Installation and setup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_Toc526171869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097E7144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0" w:history="1">
            <w:r w:rsidR="00D40C14" w:rsidRPr="007F6E64">
              <w:rPr>
                <w:rStyle w:val="Hyperlink"/>
                <w:noProof/>
              </w:rPr>
              <w:t>Python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_Toc526171870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5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52CBF8C9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1" w:history="1">
            <w:r w:rsidR="00D40C14" w:rsidRPr="007F6E64">
              <w:rPr>
                <w:rStyle w:val="Hyperlink"/>
                <w:noProof/>
              </w:rPr>
              <w:t>QuarchPy library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_Toc526171871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6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6140641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2" w:history="1">
            <w:r w:rsidR="00D40C14" w:rsidRPr="007F6E64">
              <w:rPr>
                <w:rStyle w:val="Hyperlink"/>
                <w:noProof/>
              </w:rPr>
              <w:t>Java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_Toc526171872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7940DBDA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3" w:history="1">
            <w:r w:rsidR="00D40C14" w:rsidRPr="007F6E64">
              <w:rPr>
                <w:rStyle w:val="Hyperlink"/>
                <w:noProof/>
              </w:rPr>
              <w:t>QPS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_Toc526171873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483F3E4B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4" w:history="1">
            <w:r w:rsidR="00D40C14" w:rsidRPr="007F6E64">
              <w:rPr>
                <w:rStyle w:val="Hyperlink"/>
                <w:noProof/>
              </w:rPr>
              <w:t>FIO install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_Toc526171874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8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3D45A614" w14:textId="77777777" w:rsidR="00D40C14" w:rsidRDefault="00000000">
          <w:pPr>
            <w:pStyle w:val="TOC2"/>
            <w:rPr>
              <w:rFonts w:asciiTheme="minorHAnsi" w:hAnsiTheme="minorHAnsi" w:cstheme="minorBidi"/>
              <w:noProof/>
              <w:sz w:val="22"/>
              <w:szCs w:val="22"/>
              <w:lang w:val="en-GB" w:eastAsia="en-GB" w:bidi="ar-SA"/>
            </w:rPr>
          </w:pPr>
          <w:hyperlink w:anchor="_Toc526171875" w:history="1">
            <w:r w:rsidR="00D40C14" w:rsidRPr="007F6E64">
              <w:rPr>
                <w:rStyle w:val="Hyperlink"/>
                <w:noProof/>
              </w:rPr>
              <w:t>Power module setup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_Toc526171875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9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34011725" w14:textId="77777777" w:rsidR="00D40C14" w:rsidRDefault="00000000">
          <w:pPr>
            <w:pStyle w:val="TOC1"/>
            <w:rPr>
              <w:rFonts w:asciiTheme="minorHAnsi" w:hAnsiTheme="minorHAnsi" w:cstheme="minorBidi"/>
              <w:b w:val="0"/>
              <w:noProof/>
              <w:sz w:val="22"/>
              <w:szCs w:val="22"/>
              <w:lang w:val="en-GB" w:eastAsia="en-GB" w:bidi="ar-SA"/>
            </w:rPr>
          </w:pPr>
          <w:hyperlink w:anchor="_Toc526171876" w:history="1">
            <w:r w:rsidR="00D40C14" w:rsidRPr="007F6E64">
              <w:rPr>
                <w:rStyle w:val="Hyperlink"/>
                <w:noProof/>
              </w:rPr>
              <w:t>Running the example</w:t>
            </w:r>
            <w:r w:rsidR="00D40C14">
              <w:rPr>
                <w:noProof/>
                <w:webHidden/>
              </w:rPr>
              <w:tab/>
            </w:r>
            <w:r w:rsidR="00D40C14">
              <w:rPr>
                <w:noProof/>
                <w:webHidden/>
              </w:rPr>
              <w:fldChar w:fldCharType="begin"/>
            </w:r>
            <w:r w:rsidR="00D40C14">
              <w:rPr>
                <w:noProof/>
                <w:webHidden/>
              </w:rPr>
              <w:instrText xml:space="preserve"> PAGEREF _Toc526171876 \h </w:instrText>
            </w:r>
            <w:r w:rsidR="00D40C14">
              <w:rPr>
                <w:noProof/>
                <w:webHidden/>
              </w:rPr>
            </w:r>
            <w:r w:rsidR="00D40C14">
              <w:rPr>
                <w:noProof/>
                <w:webHidden/>
              </w:rPr>
              <w:fldChar w:fldCharType="separate"/>
            </w:r>
            <w:r w:rsidR="00D40C14">
              <w:rPr>
                <w:noProof/>
                <w:webHidden/>
              </w:rPr>
              <w:t>10</w:t>
            </w:r>
            <w:r w:rsidR="00D40C14">
              <w:rPr>
                <w:noProof/>
                <w:webHidden/>
              </w:rPr>
              <w:fldChar w:fldCharType="end"/>
            </w:r>
          </w:hyperlink>
        </w:p>
        <w:p w14:paraId="28E1C407" w14:textId="77777777" w:rsidR="00C13FB6" w:rsidRDefault="00754DA8" w:rsidP="009F3CE7">
          <w:r>
            <w:rPr>
              <w:rFonts w:eastAsiaTheme="majorEastAsia" w:cstheme="majorBidi"/>
              <w:b/>
              <w:color w:val="1F4E79" w:themeColor="accent1" w:themeShade="80"/>
              <w:sz w:val="36"/>
              <w:szCs w:val="32"/>
            </w:rPr>
            <w:fldChar w:fldCharType="end"/>
          </w:r>
        </w:p>
      </w:sdtContent>
    </w:sdt>
    <w:p w14:paraId="782A155C" w14:textId="77777777" w:rsidR="00BC4AE3" w:rsidRDefault="001F318D" w:rsidP="00BC4AE3">
      <w:pPr>
        <w:pStyle w:val="Heading1"/>
      </w:pPr>
      <w:r>
        <w:br w:type="page"/>
      </w:r>
      <w:bookmarkStart w:id="66" w:name="_Toc475542641"/>
      <w:bookmarkStart w:id="67" w:name="_Toc526171865"/>
      <w:r w:rsidR="00BC4AE3">
        <w:lastRenderedPageBreak/>
        <w:t>Introduction</w:t>
      </w:r>
      <w:bookmarkEnd w:id="66"/>
      <w:bookmarkEnd w:id="67"/>
    </w:p>
    <w:p w14:paraId="01825BF1" w14:textId="77777777" w:rsidR="00BC4AE3" w:rsidRDefault="00BC4AE3" w:rsidP="0032001B">
      <w:pPr>
        <w:ind w:firstLine="720"/>
        <w:jc w:val="both"/>
      </w:pPr>
      <w:r>
        <w:t>Quarch Power Studio (QPS) is a unique system for recording and analyzing power consumption of storage devices.</w:t>
      </w:r>
      <w:r w:rsidR="0032001B">
        <w:t xml:space="preserve"> </w:t>
      </w:r>
      <w:r>
        <w:t>This application note demonstrates the ability to automate QPS and bring in user data from another source</w:t>
      </w:r>
      <w:r w:rsidR="0032001B">
        <w:t xml:space="preserve">. </w:t>
      </w:r>
      <w:r w:rsidR="00D40C14">
        <w:t xml:space="preserve">In this example, </w:t>
      </w:r>
      <w:r w:rsidR="0032001B">
        <w:t>FIO</w:t>
      </w:r>
      <w:r w:rsidR="00D40C14">
        <w:t xml:space="preserve"> is used</w:t>
      </w:r>
      <w:r w:rsidR="0032001B">
        <w:t xml:space="preserve"> </w:t>
      </w:r>
      <w:r>
        <w:t>to drive traffic to a device and plot both power and performance as part of a fully automated test.</w:t>
      </w:r>
    </w:p>
    <w:p w14:paraId="010DE739" w14:textId="77777777" w:rsidR="00BC4AE3" w:rsidRDefault="00BC4AE3" w:rsidP="00BC4AE3">
      <w:pPr>
        <w:spacing w:before="0" w:after="160" w:line="259" w:lineRule="auto"/>
      </w:pPr>
      <w:r>
        <w:br w:type="page"/>
      </w:r>
    </w:p>
    <w:p w14:paraId="0D6C31CE" w14:textId="70079E4D" w:rsidR="00BC4AE3" w:rsidRDefault="00E42505" w:rsidP="00BC4AE3">
      <w:pPr>
        <w:pStyle w:val="Heading1"/>
      </w:pPr>
      <w:bookmarkStart w:id="68" w:name="_Toc475542642"/>
      <w:bookmarkStart w:id="69" w:name="_Toc526171866"/>
      <w:r>
        <w:lastRenderedPageBreak/>
        <w:t xml:space="preserve">Examples of </w:t>
      </w:r>
      <w:r w:rsidR="00BC4AE3">
        <w:t>Modules Supported</w:t>
      </w:r>
      <w:bookmarkEnd w:id="68"/>
      <w:bookmarkEnd w:id="69"/>
    </w:p>
    <w:p w14:paraId="0ABF5E60" w14:textId="77777777" w:rsidR="00BC4AE3" w:rsidRDefault="00BC4AE3" w:rsidP="00BC4AE3">
      <w:r>
        <w:t>XLC power modules</w:t>
      </w:r>
    </w:p>
    <w:p w14:paraId="6A944C58" w14:textId="77777777" w:rsidR="00BC4AE3" w:rsidRDefault="00BC4AE3" w:rsidP="00BC4AE3">
      <w:pPr>
        <w:pStyle w:val="QBulletlist"/>
      </w:pPr>
      <w:r>
        <w:t>QTL1824 (QTL1824-02A modules do NOT support streaming, but can be upgraded by Quarch)</w:t>
      </w:r>
    </w:p>
    <w:p w14:paraId="5641CEC1" w14:textId="77777777" w:rsidR="00BC4AE3" w:rsidRDefault="00BC4AE3" w:rsidP="00BC4AE3">
      <w:pPr>
        <w:pStyle w:val="QBulletlist"/>
      </w:pPr>
      <w:r>
        <w:t>QTL1847</w:t>
      </w:r>
    </w:p>
    <w:p w14:paraId="35A5B128" w14:textId="77777777" w:rsidR="00BC4AE3" w:rsidRDefault="00BC4AE3" w:rsidP="00BC4AE3">
      <w:r>
        <w:t>HD power modules</w:t>
      </w:r>
    </w:p>
    <w:p w14:paraId="308A2CB7" w14:textId="77777777" w:rsidR="00BC4AE3" w:rsidRDefault="00BC4AE3" w:rsidP="00BC4AE3">
      <w:pPr>
        <w:pStyle w:val="QBulletlist"/>
      </w:pPr>
      <w:r>
        <w:t>QTL1995</w:t>
      </w:r>
    </w:p>
    <w:p w14:paraId="3FE23283" w14:textId="6F50DB91" w:rsidR="00BC4AE3" w:rsidRDefault="00BC4AE3" w:rsidP="00BC4AE3">
      <w:pPr>
        <w:pStyle w:val="QBulletlist"/>
      </w:pPr>
      <w:r>
        <w:t>QTL1999</w:t>
      </w:r>
    </w:p>
    <w:p w14:paraId="0C044396" w14:textId="44B3CB99" w:rsidR="00E42505" w:rsidRDefault="00E42505" w:rsidP="00E42505">
      <w:pPr>
        <w:pStyle w:val="QBulletlist"/>
        <w:numPr>
          <w:ilvl w:val="0"/>
          <w:numId w:val="0"/>
        </w:numPr>
        <w:ind w:left="567" w:hanging="567"/>
      </w:pPr>
      <w:r>
        <w:t>PAM</w:t>
      </w:r>
    </w:p>
    <w:p w14:paraId="7F42091E" w14:textId="327B41B2" w:rsidR="00E42505" w:rsidRDefault="00E42505" w:rsidP="00E42505">
      <w:pPr>
        <w:pStyle w:val="QBulletlist"/>
      </w:pPr>
      <w:r>
        <w:t>QTL2312 - With all power measurement fixtures.</w:t>
      </w:r>
    </w:p>
    <w:p w14:paraId="6999243A" w14:textId="1C419D23" w:rsidR="00E42505" w:rsidRDefault="00E42505" w:rsidP="00E42505">
      <w:pPr>
        <w:pStyle w:val="QBulletlist"/>
        <w:numPr>
          <w:ilvl w:val="0"/>
          <w:numId w:val="0"/>
        </w:numPr>
        <w:ind w:left="567" w:hanging="567"/>
      </w:pPr>
      <w:r>
        <w:t>All streaming power modules should be accepted but may not be listed here.</w:t>
      </w:r>
    </w:p>
    <w:p w14:paraId="63B890BF" w14:textId="77777777" w:rsidR="00BC4AE3" w:rsidRDefault="00BC4AE3" w:rsidP="00BC4AE3">
      <w:pPr>
        <w:spacing w:before="0" w:after="160" w:line="259" w:lineRule="auto"/>
      </w:pPr>
    </w:p>
    <w:p w14:paraId="3DCD9B94" w14:textId="77777777" w:rsidR="007E762E" w:rsidRDefault="007E762E" w:rsidP="007E762E">
      <w:pPr>
        <w:pStyle w:val="Heading2"/>
      </w:pPr>
      <w:bookmarkStart w:id="70" w:name="_Toc526171875"/>
      <w:bookmarkStart w:id="71" w:name="_Toc512349233"/>
      <w:r>
        <w:t>Power module setup</w:t>
      </w:r>
      <w:bookmarkEnd w:id="70"/>
    </w:p>
    <w:p w14:paraId="13D644DA" w14:textId="77777777" w:rsidR="007E762E" w:rsidRDefault="007E762E" w:rsidP="00BC4AE3">
      <w:r>
        <w:t xml:space="preserve">Connect the </w:t>
      </w:r>
      <w:r w:rsidR="008F00CE">
        <w:t>power module to the test PC and the output of the power module to the drive under test.</w:t>
      </w:r>
    </w:p>
    <w:p w14:paraId="1E1C08A2" w14:textId="77777777" w:rsidR="007E762E" w:rsidRDefault="007E762E" w:rsidP="007E762E"/>
    <w:p w14:paraId="3483F37D" w14:textId="77777777" w:rsidR="007E762E" w:rsidRDefault="007E762E" w:rsidP="007E762E"/>
    <w:p w14:paraId="4520C492" w14:textId="77777777" w:rsidR="007E762E" w:rsidRDefault="007E762E" w:rsidP="007E762E">
      <w:pPr>
        <w:spacing w:before="0" w:after="160" w:line="25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F732C4" wp14:editId="3D632E25">
                <wp:simplePos x="0" y="0"/>
                <wp:positionH relativeFrom="column">
                  <wp:posOffset>2004060</wp:posOffset>
                </wp:positionH>
                <wp:positionV relativeFrom="paragraph">
                  <wp:posOffset>1779270</wp:posOffset>
                </wp:positionV>
                <wp:extent cx="0" cy="411480"/>
                <wp:effectExtent l="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737CF" id="Straight Connector 1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40.1pt" to="157.8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EE09F9" wp14:editId="670168B3">
                <wp:simplePos x="0" y="0"/>
                <wp:positionH relativeFrom="column">
                  <wp:posOffset>1242060</wp:posOffset>
                </wp:positionH>
                <wp:positionV relativeFrom="paragraph">
                  <wp:posOffset>2201545</wp:posOffset>
                </wp:positionV>
                <wp:extent cx="1516380" cy="548640"/>
                <wp:effectExtent l="0" t="0" r="2667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8FBCA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E09F9" id="Rectangle 10" o:spid="_x0000_s1026" style="position:absolute;margin-left:97.8pt;margin-top:173.35pt;width:119.4pt;height:4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168FBCA" w14:textId="77777777" w:rsidR="007E762E" w:rsidRDefault="007E762E" w:rsidP="007E762E">
                      <w:pPr>
                        <w:jc w:val="center"/>
                      </w:pPr>
                      <w:r>
                        <w:t>Customer Drive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1A93AA" wp14:editId="629FA52A">
                <wp:simplePos x="0" y="0"/>
                <wp:positionH relativeFrom="margin">
                  <wp:posOffset>2049780</wp:posOffset>
                </wp:positionH>
                <wp:positionV relativeFrom="paragraph">
                  <wp:posOffset>613410</wp:posOffset>
                </wp:positionV>
                <wp:extent cx="1889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03D6E" w14:textId="77777777" w:rsidR="007E762E" w:rsidRPr="0043489A" w:rsidRDefault="007E762E" w:rsidP="007E762E">
                            <w:pPr>
                              <w:rPr>
                                <w:sz w:val="20"/>
                              </w:rPr>
                            </w:pPr>
                            <w:r w:rsidRPr="0043489A">
                              <w:rPr>
                                <w:sz w:val="20"/>
                              </w:rPr>
                              <w:t>USB/LAN Connection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1A93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61.4pt;margin-top:48.3pt;width:148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" stroked="f">
                <v:textbox style="mso-fit-shape-to-text:t">
                  <w:txbxContent>
                    <w:p w14:paraId="36B03D6E" w14:textId="77777777" w:rsidR="007E762E" w:rsidRPr="0043489A" w:rsidRDefault="007E762E" w:rsidP="007E762E">
                      <w:pPr>
                        <w:rPr>
                          <w:sz w:val="20"/>
                        </w:rPr>
                      </w:pPr>
                      <w:r w:rsidRPr="0043489A">
                        <w:rPr>
                          <w:sz w:val="20"/>
                        </w:rPr>
                        <w:t>USB/LAN Connection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90363E" wp14:editId="347DB746">
                <wp:simplePos x="0" y="0"/>
                <wp:positionH relativeFrom="column">
                  <wp:posOffset>1996440</wp:posOffset>
                </wp:positionH>
                <wp:positionV relativeFrom="paragraph">
                  <wp:posOffset>544830</wp:posOffset>
                </wp:positionV>
                <wp:extent cx="7620" cy="678180"/>
                <wp:effectExtent l="0" t="0" r="3048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8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641BD" id="Straight Connector 1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42.9pt" to="157.8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CCE99" wp14:editId="78BE9912">
                <wp:simplePos x="0" y="0"/>
                <wp:positionH relativeFrom="column">
                  <wp:posOffset>1233805</wp:posOffset>
                </wp:positionH>
                <wp:positionV relativeFrom="paragraph">
                  <wp:posOffset>1238250</wp:posOffset>
                </wp:positionV>
                <wp:extent cx="1516380" cy="548640"/>
                <wp:effectExtent l="0" t="0" r="2667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527BD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Power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ECCE99" id="Rectangle 1" o:spid="_x0000_s1028" style="position:absolute;margin-left:97.15pt;margin-top:97.5pt;width:119.4pt;height:4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" fillcolor="#5b9bd5 [3204]" strokecolor="#1f4d78 [1604]" strokeweight="1pt">
                <v:textbox>
                  <w:txbxContent>
                    <w:p w14:paraId="609527BD" w14:textId="77777777" w:rsidR="007E762E" w:rsidRDefault="007E762E" w:rsidP="007E762E">
                      <w:pPr>
                        <w:jc w:val="center"/>
                      </w:pPr>
                      <w:r>
                        <w:t>Power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35168" wp14:editId="7156E502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1516380" cy="548640"/>
                <wp:effectExtent l="0" t="0" r="2667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C3AC9" w14:textId="77777777" w:rsidR="007E762E" w:rsidRDefault="007E762E" w:rsidP="007E762E">
                            <w:pPr>
                              <w:jc w:val="center"/>
                            </w:pPr>
                            <w:r>
                              <w:t>Customer Test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35168" id="Rectangle 11" o:spid="_x0000_s1029" style="position:absolute;margin-left:97.2pt;margin-top:.55pt;width:119.4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18C3AC9" w14:textId="77777777" w:rsidR="007E762E" w:rsidRDefault="007E762E" w:rsidP="007E762E">
                      <w:pPr>
                        <w:jc w:val="center"/>
                      </w:pPr>
                      <w:r>
                        <w:t>Customer Test PC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521FDCB" w14:textId="77777777" w:rsidR="00BC4AE3" w:rsidRDefault="007E762E" w:rsidP="00BC4AE3">
      <w:pPr>
        <w:pStyle w:val="Heading1"/>
      </w:pPr>
      <w:bookmarkStart w:id="72" w:name="_Toc475542646"/>
      <w:bookmarkStart w:id="73" w:name="_Toc526171876"/>
      <w:bookmarkEnd w:id="71"/>
      <w:r>
        <w:lastRenderedPageBreak/>
        <w:t>Running the</w:t>
      </w:r>
      <w:r w:rsidR="00BC4AE3">
        <w:t xml:space="preserve"> </w:t>
      </w:r>
      <w:r>
        <w:t>e</w:t>
      </w:r>
      <w:r w:rsidR="00BC4AE3">
        <w:t>xample</w:t>
      </w:r>
      <w:bookmarkEnd w:id="72"/>
      <w:bookmarkEnd w:id="73"/>
    </w:p>
    <w:p w14:paraId="541205AC" w14:textId="77777777" w:rsidR="007B14DF" w:rsidRDefault="007B14DF" w:rsidP="007B14DF">
      <w:pPr>
        <w:ind w:firstLine="284"/>
      </w:pPr>
      <w:r>
        <w:t xml:space="preserve">QuarchPy </w:t>
      </w:r>
      <w:r w:rsidR="00F22FA1">
        <w:t>ships with</w:t>
      </w:r>
      <w:r w:rsidR="00F033B1">
        <w:t xml:space="preserve"> </w:t>
      </w:r>
      <w:r w:rsidR="00F033B1" w:rsidRPr="00F033B1">
        <w:rPr>
          <w:i/>
        </w:rPr>
        <w:t>scriptFIO.py</w:t>
      </w:r>
      <w:r w:rsidR="00F033B1">
        <w:t xml:space="preserve"> and </w:t>
      </w:r>
      <w:r>
        <w:t xml:space="preserve">supports two forms of integration with FIO: </w:t>
      </w:r>
    </w:p>
    <w:p w14:paraId="527088C6" w14:textId="77777777" w:rsidR="007B14DF" w:rsidRPr="00F22FA1" w:rsidRDefault="006268E8" w:rsidP="00F22FA1">
      <w:pPr>
        <w:pStyle w:val="QBulletlist"/>
      </w:pPr>
      <w:r w:rsidRPr="00F22FA1">
        <w:t xml:space="preserve">If you wish to use FIO without a file, you can populate the variable arguments with valid FIO arguments and the user will be prompted to select a target folder from a GUI window. </w:t>
      </w:r>
      <w:r w:rsidR="007B14DF" w:rsidRPr="00F22FA1">
        <w:t xml:space="preserve"> </w:t>
      </w:r>
    </w:p>
    <w:p w14:paraId="423C0658" w14:textId="77777777" w:rsidR="006268E8" w:rsidRDefault="006268E8" w:rsidP="00F22FA1">
      <w:pPr>
        <w:pStyle w:val="QBulletlist"/>
      </w:pPr>
      <w:r>
        <w:t>For the users familiar with FIO configuration files, QuarchPy is able to import all settings from a .</w:t>
      </w:r>
      <w:proofErr w:type="spellStart"/>
      <w:r>
        <w:t>fio</w:t>
      </w:r>
      <w:proofErr w:type="spellEnd"/>
      <w:r>
        <w:t xml:space="preserve"> file.</w:t>
      </w:r>
    </w:p>
    <w:p w14:paraId="13CC45D3" w14:textId="77777777" w:rsidR="006268E8" w:rsidRDefault="006268E8" w:rsidP="006268E8">
      <w:pPr>
        <w:ind w:left="284" w:hanging="284"/>
      </w:pPr>
      <w:r>
        <w:t xml:space="preserve">The scriptFIO.py </w:t>
      </w:r>
      <w:r w:rsidR="00441ACC">
        <w:t xml:space="preserve">file </w:t>
      </w:r>
      <w:r>
        <w:t>demonstrates both options in sequence</w:t>
      </w:r>
      <w:r w:rsidR="00F033B1">
        <w:t>.</w:t>
      </w:r>
    </w:p>
    <w:p w14:paraId="1E9F59B1" w14:textId="77777777" w:rsidR="00441ACC" w:rsidRDefault="006268E8" w:rsidP="00F033B1">
      <w:pPr>
        <w:pStyle w:val="Note"/>
        <w:rPr>
          <w:color w:val="000000"/>
          <w:szCs w:val="28"/>
        </w:rPr>
      </w:pPr>
      <w:r>
        <w:t>Before running</w:t>
      </w:r>
      <w:r w:rsidR="00F033B1">
        <w:t xml:space="preserve"> this example</w:t>
      </w:r>
      <w:r>
        <w:t>, make sure</w:t>
      </w:r>
      <w:r w:rsidR="00F033B1">
        <w:t xml:space="preserve"> y</w:t>
      </w:r>
      <w:r>
        <w:t>ou have a valid .</w:t>
      </w:r>
      <w:proofErr w:type="spellStart"/>
      <w:r>
        <w:t>fio</w:t>
      </w:r>
      <w:proofErr w:type="spellEnd"/>
      <w:r>
        <w:t xml:space="preserve"> file</w:t>
      </w:r>
      <w:r w:rsidR="00D95249">
        <w:t xml:space="preserve"> (as described in FIO’s manual)</w:t>
      </w:r>
      <w:r>
        <w:t xml:space="preserve"> and its</w:t>
      </w:r>
      <w:r w:rsidR="00F033B1">
        <w:t xml:space="preserve"> path is declared </w:t>
      </w:r>
      <w:r w:rsidR="00D95249">
        <w:t>as</w:t>
      </w:r>
      <w:r>
        <w:t xml:space="preserve"> the variable </w:t>
      </w:r>
      <w:proofErr w:type="spellStart"/>
      <w:r w:rsidRPr="006268E8">
        <w:rPr>
          <w:i/>
        </w:rPr>
        <w:t>fioFile</w:t>
      </w:r>
      <w:proofErr w:type="spellEnd"/>
      <w:r w:rsidR="00F033B1">
        <w:t xml:space="preserve">. You can use the </w:t>
      </w:r>
      <w:proofErr w:type="spellStart"/>
      <w:r w:rsidR="00F033B1" w:rsidRPr="00F033B1">
        <w:rPr>
          <w:i/>
          <w:color w:val="000000"/>
          <w:szCs w:val="28"/>
        </w:rPr>
        <w:t>jobFileExample.fio</w:t>
      </w:r>
      <w:proofErr w:type="spellEnd"/>
      <w:r w:rsidR="00F033B1">
        <w:rPr>
          <w:i/>
          <w:color w:val="000000"/>
          <w:szCs w:val="28"/>
        </w:rPr>
        <w:t xml:space="preserve"> </w:t>
      </w:r>
      <w:r w:rsidR="00F033B1" w:rsidRPr="00F033B1">
        <w:rPr>
          <w:color w:val="000000"/>
          <w:szCs w:val="28"/>
        </w:rPr>
        <w:t>file provided with AN-017</w:t>
      </w:r>
      <w:r w:rsidR="00F033B1">
        <w:rPr>
          <w:color w:val="000000"/>
          <w:szCs w:val="28"/>
        </w:rPr>
        <w:t>.</w:t>
      </w:r>
      <w:r w:rsidR="00441ACC">
        <w:rPr>
          <w:color w:val="000000"/>
          <w:szCs w:val="28"/>
        </w:rPr>
        <w:t xml:space="preserve"> </w:t>
      </w:r>
    </w:p>
    <w:p w14:paraId="62408AF4" w14:textId="77777777" w:rsidR="001D5AAC" w:rsidRDefault="00441ACC" w:rsidP="001D5AAC">
      <w:pPr>
        <w:pStyle w:val="Note"/>
      </w:pPr>
      <w:r>
        <w:rPr>
          <w:color w:val="000000"/>
          <w:szCs w:val="28"/>
        </w:rPr>
        <w:t>T</w:t>
      </w:r>
      <w:r w:rsidR="00F033B1">
        <w:t xml:space="preserve">he variable </w:t>
      </w:r>
      <w:r w:rsidR="00F033B1" w:rsidRPr="00F033B1">
        <w:rPr>
          <w:i/>
        </w:rPr>
        <w:t>arguments</w:t>
      </w:r>
      <w:r w:rsidR="00F033B1" w:rsidRPr="00F033B1">
        <w:t xml:space="preserve"> should </w:t>
      </w:r>
      <w:r w:rsidR="00F033B1">
        <w:t>be populated with valid FIO arguments</w:t>
      </w:r>
      <w:r w:rsidR="00D95249">
        <w:t xml:space="preserve"> (as described in FIO’s manual)</w:t>
      </w:r>
      <w:r w:rsidR="00F033B1">
        <w:t>.</w:t>
      </w:r>
    </w:p>
    <w:p w14:paraId="611FA08F" w14:textId="77777777" w:rsidR="001D5AAC" w:rsidRDefault="001D5AAC" w:rsidP="001D5AAC">
      <w:pPr>
        <w:pStyle w:val="QBulletlist"/>
        <w:numPr>
          <w:ilvl w:val="0"/>
          <w:numId w:val="0"/>
        </w:numPr>
        <w:ind w:left="851"/>
      </w:pPr>
    </w:p>
    <w:p w14:paraId="155F79B3" w14:textId="77777777" w:rsidR="007C65F1" w:rsidRDefault="007C65F1" w:rsidP="007C65F1">
      <w:pPr>
        <w:pStyle w:val="QBulletlist"/>
      </w:pPr>
      <w:r>
        <w:t>You will be prompted to select the Quarch power module you want to connect to.</w:t>
      </w:r>
    </w:p>
    <w:p w14:paraId="0ACC8326" w14:textId="77777777" w:rsidR="00441ACC" w:rsidRDefault="00441ACC" w:rsidP="007C65F1">
      <w:pPr>
        <w:pStyle w:val="QBulletlist"/>
      </w:pPr>
      <w:r>
        <w:t xml:space="preserve">If the power module’s outputs are disable, you will be prompted to enter a voltage mode (3V3 or 5V). If they are on from a previous run, the script will proceed. </w:t>
      </w:r>
    </w:p>
    <w:p w14:paraId="62D00858" w14:textId="77777777" w:rsidR="00441ACC" w:rsidRDefault="00441ACC" w:rsidP="007C65F1">
      <w:pPr>
        <w:pStyle w:val="QBulletlist"/>
      </w:pPr>
      <w:r>
        <w:t xml:space="preserve">You will be prompted to enter an averaging rate. Pressing </w:t>
      </w:r>
      <w:r>
        <w:rPr>
          <w:i/>
        </w:rPr>
        <w:t>enter</w:t>
      </w:r>
      <w:r>
        <w:t xml:space="preserve"> should use the default value of 32k.</w:t>
      </w:r>
    </w:p>
    <w:p w14:paraId="61DCF301" w14:textId="77777777" w:rsidR="007E762E" w:rsidRDefault="007C65F1" w:rsidP="008F00CE">
      <w:pPr>
        <w:pStyle w:val="QBulletlist"/>
      </w:pPr>
      <w:r>
        <w:t>Y</w:t>
      </w:r>
      <w:r w:rsidR="007E762E">
        <w:t>ou will be prompted to select a target</w:t>
      </w:r>
      <w:r>
        <w:t xml:space="preserve"> folder</w:t>
      </w:r>
      <w:r w:rsidR="007E762E">
        <w:t xml:space="preserve"> to run on, ensure that you select the correct drive</w:t>
      </w:r>
      <w:r w:rsidR="00441ACC">
        <w:t xml:space="preserve"> (the one connected to Quarch’s power module)</w:t>
      </w:r>
      <w:r w:rsidR="007E762E">
        <w:t xml:space="preserve">, or the </w:t>
      </w:r>
      <w:r>
        <w:t xml:space="preserve">FIO </w:t>
      </w:r>
      <w:r w:rsidR="007E762E">
        <w:t>test may erase important data!</w:t>
      </w:r>
    </w:p>
    <w:p w14:paraId="746361CD" w14:textId="77777777" w:rsidR="008F00CE" w:rsidRDefault="006B12EC" w:rsidP="008F00CE">
      <w:pPr>
        <w:pStyle w:val="QBulletlist"/>
      </w:pPr>
      <w:r>
        <w:t>The script will now launch Power Studio, this may take a few seconds</w:t>
      </w:r>
    </w:p>
    <w:p w14:paraId="23ABD9A7" w14:textId="77777777" w:rsidR="006B12EC" w:rsidRDefault="006B12EC" w:rsidP="00D95249">
      <w:pPr>
        <w:pStyle w:val="QBulletlist"/>
      </w:pPr>
      <w:r>
        <w:t>The scr</w:t>
      </w:r>
      <w:r w:rsidR="00D95249">
        <w:t>ipt will iterate through every job described in the .</w:t>
      </w:r>
      <w:proofErr w:type="spellStart"/>
      <w:r w:rsidR="00D95249">
        <w:t>fio</w:t>
      </w:r>
      <w:proofErr w:type="spellEnd"/>
      <w:r w:rsidR="00D95249">
        <w:t xml:space="preserve"> file or the </w:t>
      </w:r>
      <w:r w:rsidR="00D95249">
        <w:rPr>
          <w:i/>
        </w:rPr>
        <w:t>arguments</w:t>
      </w:r>
      <w:r w:rsidR="00D95249">
        <w:t xml:space="preserve"> variable.</w:t>
      </w:r>
    </w:p>
    <w:p w14:paraId="12C9AFF7" w14:textId="77777777" w:rsidR="006B12EC" w:rsidRDefault="006B12EC" w:rsidP="006B12EC">
      <w:pPr>
        <w:pStyle w:val="QBulletlist"/>
      </w:pPr>
      <w:r>
        <w:t xml:space="preserve">As each </w:t>
      </w:r>
      <w:r w:rsidR="00D95249">
        <w:t>FIO</w:t>
      </w:r>
      <w:r>
        <w:t xml:space="preserve"> run is executed, the script will:</w:t>
      </w:r>
    </w:p>
    <w:p w14:paraId="5E705778" w14:textId="77777777" w:rsidR="006A06FC" w:rsidRDefault="006A06FC" w:rsidP="006B12EC">
      <w:pPr>
        <w:pStyle w:val="QSublist"/>
      </w:pPr>
      <w:r>
        <w:t>Display the real time power consumption</w:t>
      </w:r>
      <w:r w:rsidR="00D95249">
        <w:t>.</w:t>
      </w:r>
    </w:p>
    <w:p w14:paraId="16D86E0A" w14:textId="77777777" w:rsidR="006B12EC" w:rsidRDefault="006B12EC" w:rsidP="006B12EC">
      <w:pPr>
        <w:pStyle w:val="QSublist"/>
      </w:pPr>
      <w:r>
        <w:t>Annotate the start and end of each test</w:t>
      </w:r>
      <w:r w:rsidR="00D95249">
        <w:t>.</w:t>
      </w:r>
    </w:p>
    <w:p w14:paraId="08022823" w14:textId="77777777" w:rsidR="006B12EC" w:rsidRDefault="006A06FC" w:rsidP="006B12EC">
      <w:pPr>
        <w:pStyle w:val="QSublist"/>
      </w:pPr>
      <w:r>
        <w:t>Parse</w:t>
      </w:r>
      <w:r w:rsidR="00965527" w:rsidRPr="00965527">
        <w:rPr>
          <w:rFonts w:eastAsiaTheme="minorHAnsi" w:cstheme="minorBidi"/>
          <w:noProof/>
          <w:color w:val="000000" w:themeColor="text1"/>
          <w:szCs w:val="22"/>
          <w:lang w:val="en-GB" w:eastAsia="en-GB" w:bidi="ar-SA"/>
        </w:rPr>
        <w:t xml:space="preserve"> </w:t>
      </w:r>
      <w:r w:rsidR="006B12EC">
        <w:t xml:space="preserve"> the </w:t>
      </w:r>
      <w:r w:rsidR="00D95249">
        <w:t>FIO results</w:t>
      </w:r>
      <w:r>
        <w:t xml:space="preserve"> and add the second-by-second performance data onto the chart</w:t>
      </w:r>
      <w:r w:rsidR="00D95249">
        <w:t>.</w:t>
      </w:r>
    </w:p>
    <w:p w14:paraId="55CA8A86" w14:textId="77777777" w:rsidR="008F00CE" w:rsidRDefault="00965527" w:rsidP="00965527">
      <w:pPr>
        <w:pStyle w:val="Centredimage"/>
      </w:pPr>
      <w:r w:rsidRPr="00965527">
        <w:lastRenderedPageBreak/>
        <w:drawing>
          <wp:inline distT="0" distB="0" distL="0" distR="0" wp14:anchorId="2D9C82F3" wp14:editId="68587C9E">
            <wp:extent cx="4714875" cy="2652052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0CE" w:rsidSect="00BB5237">
      <w:headerReference w:type="default" r:id="rId10"/>
      <w:footerReference w:type="default" r:id="rId11"/>
      <w:pgSz w:w="11906" w:h="16838"/>
      <w:pgMar w:top="1440" w:right="1440" w:bottom="1440" w:left="1440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47C06" w14:textId="77777777" w:rsidR="002723B2" w:rsidRDefault="002723B2" w:rsidP="009F3CE7">
      <w:r>
        <w:separator/>
      </w:r>
    </w:p>
  </w:endnote>
  <w:endnote w:type="continuationSeparator" w:id="0">
    <w:p w14:paraId="4E7EF2DD" w14:textId="77777777" w:rsidR="002723B2" w:rsidRDefault="002723B2" w:rsidP="009F3CE7">
      <w:r>
        <w:continuationSeparator/>
      </w:r>
    </w:p>
  </w:endnote>
  <w:endnote w:type="continuationNotice" w:id="1">
    <w:p w14:paraId="361E74F8" w14:textId="77777777" w:rsidR="002723B2" w:rsidRDefault="002723B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ingdings 2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Corbel"/>
    <w:panose1 w:val="020B06040202020202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0885A" w14:textId="4C1F0BC0" w:rsidR="004049EF" w:rsidRDefault="00D40C14" w:rsidP="009F3CE7">
    <w:pPr>
      <w:pStyle w:val="Footer"/>
    </w:pPr>
    <w:r>
      <w:t>Revision 1.</w:t>
    </w:r>
    <w:r w:rsidR="00A76108">
      <w:t>4</w:t>
    </w:r>
    <w:del w:id="74" w:author="Comparison" w:date="2019-05-09T12:34:00Z">
      <w:r>
        <w:delText>0</w:delText>
      </w:r>
    </w:del>
    <w:r w:rsidR="004049EF" w:rsidRPr="001A615E">
      <w:tab/>
    </w:r>
    <w:r w:rsidR="004049EF">
      <w:t>©</w:t>
    </w:r>
    <w:r w:rsidR="004049EF" w:rsidRPr="001A615E">
      <w:t xml:space="preserve"> Quarch Technology</w:t>
    </w:r>
    <w:r w:rsidR="004049EF">
      <w:t xml:space="preserve"> 201</w:t>
    </w:r>
    <w:r w:rsidR="00BC4AE3">
      <w:t>8</w:t>
    </w:r>
    <w:r w:rsidR="00721C6A">
      <w:t>-20</w:t>
    </w:r>
    <w:r w:rsidR="000E7DB0">
      <w:t>2</w:t>
    </w:r>
    <w:r w:rsidR="00A76108">
      <w:t>3</w:t>
    </w:r>
    <w:r w:rsidR="004049EF" w:rsidRPr="001A615E">
      <w:tab/>
      <w:t xml:space="preserve">Page </w:t>
    </w:r>
    <w:r w:rsidR="00FB5D04">
      <w:fldChar w:fldCharType="begin"/>
    </w:r>
    <w:r w:rsidR="00FB5D04">
      <w:instrText xml:space="preserve"> PAGE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  <w:r w:rsidR="004049EF" w:rsidRPr="001A615E">
      <w:t xml:space="preserve"> of </w:t>
    </w:r>
    <w:r w:rsidR="00FB5D04">
      <w:fldChar w:fldCharType="begin"/>
    </w:r>
    <w:r w:rsidR="00FB5D04">
      <w:instrText xml:space="preserve"> NUMPAGES </w:instrText>
    </w:r>
    <w:r w:rsidR="00FB5D04">
      <w:fldChar w:fldCharType="separate"/>
    </w:r>
    <w:r w:rsidR="00731F54">
      <w:rPr>
        <w:noProof/>
      </w:rPr>
      <w:t>11</w:t>
    </w:r>
    <w:r w:rsidR="00FB5D0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A8F32" w14:textId="77777777" w:rsidR="002723B2" w:rsidRDefault="002723B2" w:rsidP="009F3CE7">
      <w:r>
        <w:separator/>
      </w:r>
    </w:p>
  </w:footnote>
  <w:footnote w:type="continuationSeparator" w:id="0">
    <w:p w14:paraId="03F44366" w14:textId="77777777" w:rsidR="002723B2" w:rsidRDefault="002723B2" w:rsidP="009F3CE7">
      <w:r>
        <w:continuationSeparator/>
      </w:r>
    </w:p>
  </w:footnote>
  <w:footnote w:type="continuationNotice" w:id="1">
    <w:p w14:paraId="07FF0513" w14:textId="77777777" w:rsidR="002723B2" w:rsidRDefault="002723B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7B4B" w14:textId="77777777" w:rsidR="00D40C14" w:rsidRPr="003777CF" w:rsidRDefault="004049EF" w:rsidP="00D40C14">
    <w:pPr>
      <w:pStyle w:val="Header"/>
    </w:pPr>
    <w:r w:rsidRPr="007B49E3">
      <w:drawing>
        <wp:anchor distT="0" distB="0" distL="114300" distR="114300" simplePos="0" relativeHeight="251659264" behindDoc="0" locked="0" layoutInCell="1" allowOverlap="1" wp14:anchorId="5CE35A8D" wp14:editId="1915B90E">
          <wp:simplePos x="0" y="0"/>
          <wp:positionH relativeFrom="column">
            <wp:posOffset>-781050</wp:posOffset>
          </wp:positionH>
          <wp:positionV relativeFrom="paragraph">
            <wp:posOffset>-295910</wp:posOffset>
          </wp:positionV>
          <wp:extent cx="1825894" cy="828675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Quarch\Logo, etc\Quarch Logo New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426" t="22710" r="10651" b="16389"/>
                  <a:stretch/>
                </pic:blipFill>
                <pic:spPr bwMode="auto">
                  <a:xfrm>
                    <a:off x="0" y="0"/>
                    <a:ext cx="1825894" cy="828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7B49E3">
      <w:tab/>
    </w:r>
    <w:r w:rsidR="00BC4AE3">
      <w:t>AN-01</w:t>
    </w:r>
    <w:r w:rsidR="00D40C14">
      <w:t>7</w:t>
    </w:r>
    <w:r w:rsidRPr="003777CF">
      <w:t xml:space="preserve"> – </w:t>
    </w:r>
    <w:r w:rsidR="00BC4AE3">
      <w:t xml:space="preserve">QPS automation with </w:t>
    </w:r>
    <w:r w:rsidR="00D40C14">
      <w:t>FIO</w:t>
    </w:r>
  </w:p>
  <w:p w14:paraId="1061B3BB" w14:textId="77777777" w:rsidR="004049EF" w:rsidRDefault="004049EF" w:rsidP="009F3CE7">
    <w:pPr>
      <w:pStyle w:val="Header"/>
    </w:pPr>
  </w:p>
  <w:p w14:paraId="0F38CB5A" w14:textId="77777777" w:rsidR="004049EF" w:rsidRPr="007B49E3" w:rsidRDefault="004049EF" w:rsidP="009F3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B2F0B"/>
    <w:multiLevelType w:val="multilevel"/>
    <w:tmpl w:val="C8AC10A2"/>
    <w:lvl w:ilvl="0">
      <w:start w:val="1"/>
      <w:numFmt w:val="none"/>
      <w:pStyle w:val="QListintropara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QNumberedlist"/>
      <w:lvlText w:val="%2."/>
      <w:lvlJc w:val="left"/>
      <w:pPr>
        <w:tabs>
          <w:tab w:val="num" w:pos="284"/>
        </w:tabs>
        <w:ind w:left="567" w:hanging="567"/>
      </w:pPr>
      <w:rPr>
        <w:rFonts w:ascii="Arial" w:hAnsi="Arial" w:hint="default"/>
        <w:color w:val="2E74B5" w:themeColor="accent1" w:themeShade="BF"/>
        <w:sz w:val="24"/>
      </w:rPr>
    </w:lvl>
    <w:lvl w:ilvl="2">
      <w:start w:val="1"/>
      <w:numFmt w:val="decimal"/>
      <w:pStyle w:val="QSublistordered-level2"/>
      <w:lvlText w:val="%2.%3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2E74B5" w:themeColor="accent1" w:themeShade="BF"/>
        <w:sz w:val="24"/>
      </w:rPr>
    </w:lvl>
    <w:lvl w:ilvl="3">
      <w:start w:val="1"/>
      <w:numFmt w:val="decimal"/>
      <w:pStyle w:val="QSublistordered-level3"/>
      <w:lvlText w:val="%2.%3.%4"/>
      <w:lvlJc w:val="left"/>
      <w:pPr>
        <w:ind w:left="1440" w:hanging="360"/>
      </w:pPr>
      <w:rPr>
        <w:rFonts w:ascii="Arial" w:hAnsi="Arial" w:hint="default"/>
        <w:color w:val="2E74B5" w:themeColor="accent1" w:themeShade="BF"/>
        <w:u w:val="none" w:color="2E74B5" w:themeColor="accent1" w:themeShade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B8C74DA"/>
    <w:multiLevelType w:val="hybridMultilevel"/>
    <w:tmpl w:val="AC68B438"/>
    <w:lvl w:ilvl="0" w:tplc="4C444E62">
      <w:start w:val="1"/>
      <w:numFmt w:val="bullet"/>
      <w:pStyle w:val="QBulletlist"/>
      <w:lvlText w:val=""/>
      <w:lvlJc w:val="left"/>
      <w:pPr>
        <w:ind w:left="1004" w:hanging="360"/>
      </w:pPr>
      <w:rPr>
        <w:rFonts w:ascii="Wingdings 2" w:hAnsi="Wingdings 2" w:hint="default"/>
        <w:b w:val="0"/>
        <w:i w:val="0"/>
        <w:color w:val="2E74B5" w:themeColor="accent1" w:themeShade="BF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F0525"/>
    <w:multiLevelType w:val="hybridMultilevel"/>
    <w:tmpl w:val="FC608F8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822592">
      <w:start w:val="1"/>
      <w:numFmt w:val="bullet"/>
      <w:pStyle w:val="QSublist"/>
      <w:lvlText w:val=""/>
      <w:lvlJc w:val="left"/>
      <w:pPr>
        <w:ind w:left="1440" w:hanging="360"/>
      </w:pPr>
      <w:rPr>
        <w:rFonts w:ascii="Wingdings 2" w:hAnsi="Wingdings 2" w:hint="default"/>
        <w:b/>
        <w:i w:val="0"/>
        <w:color w:val="2E74B5" w:themeColor="accent1" w:themeShade="BF"/>
        <w:sz w:val="24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E7944"/>
    <w:multiLevelType w:val="hybridMultilevel"/>
    <w:tmpl w:val="200CF628"/>
    <w:lvl w:ilvl="0" w:tplc="F6CEE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B53D6B"/>
    <w:multiLevelType w:val="hybridMultilevel"/>
    <w:tmpl w:val="2312CA6C"/>
    <w:lvl w:ilvl="0" w:tplc="21CA965E">
      <w:start w:val="2"/>
      <w:numFmt w:val="bullet"/>
      <w:lvlText w:val=""/>
      <w:lvlJc w:val="left"/>
      <w:pPr>
        <w:ind w:left="54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7FD84BC8"/>
    <w:multiLevelType w:val="hybridMultilevel"/>
    <w:tmpl w:val="B93CA1A4"/>
    <w:lvl w:ilvl="0" w:tplc="F92CD1DE">
      <w:start w:val="2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1873592">
    <w:abstractNumId w:val="3"/>
  </w:num>
  <w:num w:numId="2" w16cid:durableId="1177885035">
    <w:abstractNumId w:val="2"/>
  </w:num>
  <w:num w:numId="3" w16cid:durableId="1809130687">
    <w:abstractNumId w:val="1"/>
  </w:num>
  <w:num w:numId="4" w16cid:durableId="1847360855">
    <w:abstractNumId w:val="0"/>
  </w:num>
  <w:num w:numId="5" w16cid:durableId="376123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71048156">
    <w:abstractNumId w:val="5"/>
  </w:num>
  <w:num w:numId="7" w16cid:durableId="123138061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E90"/>
    <w:rsid w:val="00001879"/>
    <w:rsid w:val="0000407A"/>
    <w:rsid w:val="000047CD"/>
    <w:rsid w:val="0003215D"/>
    <w:rsid w:val="00033867"/>
    <w:rsid w:val="0004551C"/>
    <w:rsid w:val="000470AA"/>
    <w:rsid w:val="00047F36"/>
    <w:rsid w:val="00051241"/>
    <w:rsid w:val="00052FCC"/>
    <w:rsid w:val="00053F2A"/>
    <w:rsid w:val="00077AEF"/>
    <w:rsid w:val="000919BE"/>
    <w:rsid w:val="00095B1E"/>
    <w:rsid w:val="00097DD9"/>
    <w:rsid w:val="000B1765"/>
    <w:rsid w:val="000C2D34"/>
    <w:rsid w:val="000E7DB0"/>
    <w:rsid w:val="00104407"/>
    <w:rsid w:val="00105A70"/>
    <w:rsid w:val="00113E15"/>
    <w:rsid w:val="00127630"/>
    <w:rsid w:val="00131D5A"/>
    <w:rsid w:val="001345F1"/>
    <w:rsid w:val="00142EE4"/>
    <w:rsid w:val="00167944"/>
    <w:rsid w:val="001810E4"/>
    <w:rsid w:val="00190486"/>
    <w:rsid w:val="001955F3"/>
    <w:rsid w:val="001A34B3"/>
    <w:rsid w:val="001D0192"/>
    <w:rsid w:val="001D5AAC"/>
    <w:rsid w:val="001D6BBB"/>
    <w:rsid w:val="001F318D"/>
    <w:rsid w:val="0020173B"/>
    <w:rsid w:val="002229F0"/>
    <w:rsid w:val="00234540"/>
    <w:rsid w:val="00244556"/>
    <w:rsid w:val="002723B2"/>
    <w:rsid w:val="00281BD2"/>
    <w:rsid w:val="0028588E"/>
    <w:rsid w:val="00286A5E"/>
    <w:rsid w:val="0029002D"/>
    <w:rsid w:val="002A3A7A"/>
    <w:rsid w:val="002A7F22"/>
    <w:rsid w:val="002B5D9D"/>
    <w:rsid w:val="002D4303"/>
    <w:rsid w:val="002D5906"/>
    <w:rsid w:val="002E1337"/>
    <w:rsid w:val="002E32FB"/>
    <w:rsid w:val="00301106"/>
    <w:rsid w:val="00313517"/>
    <w:rsid w:val="00313940"/>
    <w:rsid w:val="00314D05"/>
    <w:rsid w:val="0032001B"/>
    <w:rsid w:val="00334BB6"/>
    <w:rsid w:val="00341A02"/>
    <w:rsid w:val="00351ED6"/>
    <w:rsid w:val="0035406C"/>
    <w:rsid w:val="00360DEA"/>
    <w:rsid w:val="003777CF"/>
    <w:rsid w:val="00387291"/>
    <w:rsid w:val="003A350C"/>
    <w:rsid w:val="003B4500"/>
    <w:rsid w:val="003C149B"/>
    <w:rsid w:val="003C6114"/>
    <w:rsid w:val="003D33C5"/>
    <w:rsid w:val="003D66EC"/>
    <w:rsid w:val="003D71A9"/>
    <w:rsid w:val="003E55A7"/>
    <w:rsid w:val="004036BF"/>
    <w:rsid w:val="004049EF"/>
    <w:rsid w:val="00412F6D"/>
    <w:rsid w:val="004137D3"/>
    <w:rsid w:val="004309E4"/>
    <w:rsid w:val="00434722"/>
    <w:rsid w:val="004368DB"/>
    <w:rsid w:val="00440FDE"/>
    <w:rsid w:val="00441ACC"/>
    <w:rsid w:val="004617E0"/>
    <w:rsid w:val="00461F83"/>
    <w:rsid w:val="004667F8"/>
    <w:rsid w:val="0047414D"/>
    <w:rsid w:val="00483E80"/>
    <w:rsid w:val="00485637"/>
    <w:rsid w:val="00492CBB"/>
    <w:rsid w:val="004A76FE"/>
    <w:rsid w:val="004A7FFE"/>
    <w:rsid w:val="004B2E3E"/>
    <w:rsid w:val="004B557C"/>
    <w:rsid w:val="004E0412"/>
    <w:rsid w:val="004E2D48"/>
    <w:rsid w:val="004E31D7"/>
    <w:rsid w:val="00507C51"/>
    <w:rsid w:val="00513CC6"/>
    <w:rsid w:val="00513E94"/>
    <w:rsid w:val="00526FD8"/>
    <w:rsid w:val="00531392"/>
    <w:rsid w:val="0054120C"/>
    <w:rsid w:val="00555FEC"/>
    <w:rsid w:val="005648CC"/>
    <w:rsid w:val="005D1A8B"/>
    <w:rsid w:val="005E0C31"/>
    <w:rsid w:val="005E6E22"/>
    <w:rsid w:val="0060203A"/>
    <w:rsid w:val="00602419"/>
    <w:rsid w:val="00603B1F"/>
    <w:rsid w:val="0061444A"/>
    <w:rsid w:val="00620909"/>
    <w:rsid w:val="006257CC"/>
    <w:rsid w:val="006268E8"/>
    <w:rsid w:val="006330F0"/>
    <w:rsid w:val="006367DF"/>
    <w:rsid w:val="00651D69"/>
    <w:rsid w:val="00656AD5"/>
    <w:rsid w:val="00664D95"/>
    <w:rsid w:val="00682108"/>
    <w:rsid w:val="006A06FC"/>
    <w:rsid w:val="006A355C"/>
    <w:rsid w:val="006A4F3C"/>
    <w:rsid w:val="006A5521"/>
    <w:rsid w:val="006A7E5B"/>
    <w:rsid w:val="006B12EC"/>
    <w:rsid w:val="006B4D12"/>
    <w:rsid w:val="006C70E4"/>
    <w:rsid w:val="006D444C"/>
    <w:rsid w:val="006D6F13"/>
    <w:rsid w:val="006E00D1"/>
    <w:rsid w:val="006F2E47"/>
    <w:rsid w:val="007213E7"/>
    <w:rsid w:val="00721C6A"/>
    <w:rsid w:val="00731F54"/>
    <w:rsid w:val="007410C1"/>
    <w:rsid w:val="00754DA8"/>
    <w:rsid w:val="007572AF"/>
    <w:rsid w:val="00784CCE"/>
    <w:rsid w:val="0079261F"/>
    <w:rsid w:val="00797FE9"/>
    <w:rsid w:val="007A66E9"/>
    <w:rsid w:val="007B14DF"/>
    <w:rsid w:val="007B2CC4"/>
    <w:rsid w:val="007B49E3"/>
    <w:rsid w:val="007B6F20"/>
    <w:rsid w:val="007C0361"/>
    <w:rsid w:val="007C5A09"/>
    <w:rsid w:val="007C65F1"/>
    <w:rsid w:val="007E762E"/>
    <w:rsid w:val="007E7ABF"/>
    <w:rsid w:val="007F08F0"/>
    <w:rsid w:val="007F1519"/>
    <w:rsid w:val="007F401B"/>
    <w:rsid w:val="0080122F"/>
    <w:rsid w:val="008050C4"/>
    <w:rsid w:val="00812A39"/>
    <w:rsid w:val="0083046B"/>
    <w:rsid w:val="008400D2"/>
    <w:rsid w:val="00857F7D"/>
    <w:rsid w:val="00875BFB"/>
    <w:rsid w:val="00877D59"/>
    <w:rsid w:val="008841BD"/>
    <w:rsid w:val="00893135"/>
    <w:rsid w:val="008A7DA6"/>
    <w:rsid w:val="008C275A"/>
    <w:rsid w:val="008C6132"/>
    <w:rsid w:val="008D15F9"/>
    <w:rsid w:val="008E14A0"/>
    <w:rsid w:val="008F00CE"/>
    <w:rsid w:val="00901ECA"/>
    <w:rsid w:val="00902814"/>
    <w:rsid w:val="00922285"/>
    <w:rsid w:val="009251EE"/>
    <w:rsid w:val="00925E27"/>
    <w:rsid w:val="00935F61"/>
    <w:rsid w:val="0093607B"/>
    <w:rsid w:val="0094312A"/>
    <w:rsid w:val="00944098"/>
    <w:rsid w:val="009453AF"/>
    <w:rsid w:val="00945847"/>
    <w:rsid w:val="00946734"/>
    <w:rsid w:val="00954385"/>
    <w:rsid w:val="00961FEE"/>
    <w:rsid w:val="00965527"/>
    <w:rsid w:val="00977BDE"/>
    <w:rsid w:val="0098235C"/>
    <w:rsid w:val="00983FE6"/>
    <w:rsid w:val="00984A3C"/>
    <w:rsid w:val="00992BB4"/>
    <w:rsid w:val="0099735D"/>
    <w:rsid w:val="009B3472"/>
    <w:rsid w:val="009D2258"/>
    <w:rsid w:val="009F3CE7"/>
    <w:rsid w:val="00A075B1"/>
    <w:rsid w:val="00A36557"/>
    <w:rsid w:val="00A424F9"/>
    <w:rsid w:val="00A44F05"/>
    <w:rsid w:val="00A63968"/>
    <w:rsid w:val="00A730C3"/>
    <w:rsid w:val="00A74243"/>
    <w:rsid w:val="00A75045"/>
    <w:rsid w:val="00A76108"/>
    <w:rsid w:val="00A85F13"/>
    <w:rsid w:val="00AA3CDD"/>
    <w:rsid w:val="00AA4DBB"/>
    <w:rsid w:val="00AB048F"/>
    <w:rsid w:val="00AC7148"/>
    <w:rsid w:val="00AE7D12"/>
    <w:rsid w:val="00AF1261"/>
    <w:rsid w:val="00AF3D1A"/>
    <w:rsid w:val="00AF4C1E"/>
    <w:rsid w:val="00AF7C4F"/>
    <w:rsid w:val="00B00294"/>
    <w:rsid w:val="00B00E84"/>
    <w:rsid w:val="00B0556F"/>
    <w:rsid w:val="00B07C86"/>
    <w:rsid w:val="00B101FB"/>
    <w:rsid w:val="00B151A7"/>
    <w:rsid w:val="00B31A25"/>
    <w:rsid w:val="00B5445E"/>
    <w:rsid w:val="00B5477A"/>
    <w:rsid w:val="00B66287"/>
    <w:rsid w:val="00B73D60"/>
    <w:rsid w:val="00B875A8"/>
    <w:rsid w:val="00B91CB7"/>
    <w:rsid w:val="00BB0F09"/>
    <w:rsid w:val="00BB3487"/>
    <w:rsid w:val="00BB5237"/>
    <w:rsid w:val="00BC4AE3"/>
    <w:rsid w:val="00BD0ECC"/>
    <w:rsid w:val="00BD3871"/>
    <w:rsid w:val="00C068A1"/>
    <w:rsid w:val="00C116C1"/>
    <w:rsid w:val="00C13FB6"/>
    <w:rsid w:val="00C16186"/>
    <w:rsid w:val="00C24521"/>
    <w:rsid w:val="00C61B21"/>
    <w:rsid w:val="00C65AD0"/>
    <w:rsid w:val="00C81A23"/>
    <w:rsid w:val="00C93C75"/>
    <w:rsid w:val="00CB6535"/>
    <w:rsid w:val="00CC3C0D"/>
    <w:rsid w:val="00CD1152"/>
    <w:rsid w:val="00CE055A"/>
    <w:rsid w:val="00CF75CA"/>
    <w:rsid w:val="00D035F9"/>
    <w:rsid w:val="00D11E8C"/>
    <w:rsid w:val="00D341FF"/>
    <w:rsid w:val="00D34A63"/>
    <w:rsid w:val="00D40C14"/>
    <w:rsid w:val="00D40CFF"/>
    <w:rsid w:val="00D4465E"/>
    <w:rsid w:val="00D50E5B"/>
    <w:rsid w:val="00D52021"/>
    <w:rsid w:val="00D551B5"/>
    <w:rsid w:val="00D55791"/>
    <w:rsid w:val="00D603E5"/>
    <w:rsid w:val="00D610D7"/>
    <w:rsid w:val="00D661D4"/>
    <w:rsid w:val="00D715C5"/>
    <w:rsid w:val="00D95249"/>
    <w:rsid w:val="00DA43E9"/>
    <w:rsid w:val="00DB0EDF"/>
    <w:rsid w:val="00DB1D4D"/>
    <w:rsid w:val="00DC373E"/>
    <w:rsid w:val="00DD1655"/>
    <w:rsid w:val="00DD47CA"/>
    <w:rsid w:val="00DE0ADA"/>
    <w:rsid w:val="00DE5E46"/>
    <w:rsid w:val="00E055D4"/>
    <w:rsid w:val="00E37EEA"/>
    <w:rsid w:val="00E42505"/>
    <w:rsid w:val="00E455B8"/>
    <w:rsid w:val="00E476D6"/>
    <w:rsid w:val="00E55C62"/>
    <w:rsid w:val="00E56BBA"/>
    <w:rsid w:val="00E736C9"/>
    <w:rsid w:val="00E74B46"/>
    <w:rsid w:val="00E75365"/>
    <w:rsid w:val="00E7579D"/>
    <w:rsid w:val="00E77C84"/>
    <w:rsid w:val="00E81070"/>
    <w:rsid w:val="00E81539"/>
    <w:rsid w:val="00EB2607"/>
    <w:rsid w:val="00EC27F7"/>
    <w:rsid w:val="00EF105F"/>
    <w:rsid w:val="00EF5EFA"/>
    <w:rsid w:val="00EF78F6"/>
    <w:rsid w:val="00F01C1A"/>
    <w:rsid w:val="00F02356"/>
    <w:rsid w:val="00F033B1"/>
    <w:rsid w:val="00F106F0"/>
    <w:rsid w:val="00F22FA1"/>
    <w:rsid w:val="00F47A73"/>
    <w:rsid w:val="00F6296B"/>
    <w:rsid w:val="00F8702C"/>
    <w:rsid w:val="00F916FF"/>
    <w:rsid w:val="00F93F40"/>
    <w:rsid w:val="00FA4903"/>
    <w:rsid w:val="00FA6E90"/>
    <w:rsid w:val="00FB5D04"/>
    <w:rsid w:val="00FE08EB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BBF60"/>
  <w15:docId w15:val="{EA10FB62-CFDC-4092-8810-CA998386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2F"/>
    <w:pPr>
      <w:spacing w:before="180" w:after="180" w:line="320" w:lineRule="exact"/>
    </w:pPr>
    <w:rPr>
      <w:rFonts w:ascii="Arial" w:hAnsi="Arial"/>
      <w:color w:val="000000" w:themeColor="text1"/>
      <w:sz w:val="24"/>
      <w:lang w:val="en-US"/>
    </w:rPr>
  </w:style>
  <w:style w:type="paragraph" w:styleId="Heading1">
    <w:name w:val="heading 1"/>
    <w:aliases w:val="QHeading 1"/>
    <w:basedOn w:val="Normal"/>
    <w:next w:val="Normal"/>
    <w:link w:val="Heading1Char"/>
    <w:uiPriority w:val="9"/>
    <w:qFormat/>
    <w:rsid w:val="008841BD"/>
    <w:pPr>
      <w:keepNext/>
      <w:keepLines/>
      <w:spacing w:before="240" w:after="240" w:line="440" w:lineRule="exact"/>
      <w:outlineLvl w:val="0"/>
    </w:pPr>
    <w:rPr>
      <w:rFonts w:eastAsiaTheme="majorEastAsia" w:cstheme="majorBidi"/>
      <w:b/>
      <w:color w:val="1F4E79" w:themeColor="accent1" w:themeShade="80"/>
      <w:sz w:val="36"/>
      <w:szCs w:val="32"/>
    </w:rPr>
  </w:style>
  <w:style w:type="paragraph" w:styleId="Heading2">
    <w:name w:val="heading 2"/>
    <w:aliases w:val="QHeading 2"/>
    <w:basedOn w:val="Normal"/>
    <w:next w:val="Normal"/>
    <w:link w:val="Heading2Char"/>
    <w:uiPriority w:val="9"/>
    <w:unhideWhenUsed/>
    <w:qFormat/>
    <w:rsid w:val="008841BD"/>
    <w:pPr>
      <w:keepNext/>
      <w:keepLines/>
      <w:spacing w:before="240" w:after="240" w:line="400" w:lineRule="exact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6C9"/>
    <w:pPr>
      <w:keepNext/>
      <w:keepLines/>
      <w:outlineLvl w:val="2"/>
    </w:pPr>
    <w:rPr>
      <w:rFonts w:eastAsiaTheme="majorEastAsia" w:cstheme="majorBidi"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QHeading 1 Char"/>
    <w:basedOn w:val="DefaultParagraphFont"/>
    <w:link w:val="Heading1"/>
    <w:uiPriority w:val="9"/>
    <w:rsid w:val="008841BD"/>
    <w:rPr>
      <w:rFonts w:ascii="Arial" w:eastAsiaTheme="majorEastAsia" w:hAnsi="Arial" w:cstheme="majorBidi"/>
      <w:b/>
      <w:color w:val="1F4E79" w:themeColor="accent1" w:themeShade="80"/>
      <w:sz w:val="36"/>
      <w:szCs w:val="32"/>
      <w:lang w:val="en-US"/>
    </w:rPr>
  </w:style>
  <w:style w:type="character" w:customStyle="1" w:styleId="Heading2Char">
    <w:name w:val="Heading 2 Char"/>
    <w:aliases w:val="QHeading 2 Char"/>
    <w:basedOn w:val="DefaultParagraphFont"/>
    <w:link w:val="Heading2"/>
    <w:uiPriority w:val="9"/>
    <w:rsid w:val="008841BD"/>
    <w:rPr>
      <w:rFonts w:ascii="Arial" w:eastAsiaTheme="majorEastAsia" w:hAnsi="Arial" w:cstheme="majorBidi"/>
      <w:b/>
      <w:color w:val="2E74B5" w:themeColor="accent1" w:themeShade="BF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736C9"/>
    <w:rPr>
      <w:rFonts w:ascii="Arial" w:eastAsiaTheme="majorEastAsia" w:hAnsi="Arial" w:cstheme="majorBidi"/>
      <w:color w:val="2E74B5" w:themeColor="accent1" w:themeShade="BF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qFormat/>
    <w:rsid w:val="008841BD"/>
    <w:pPr>
      <w:tabs>
        <w:tab w:val="center" w:pos="4513"/>
        <w:tab w:val="right" w:pos="9026"/>
      </w:tabs>
      <w:spacing w:after="0" w:line="240" w:lineRule="auto"/>
      <w:jc w:val="right"/>
    </w:pPr>
    <w:rPr>
      <w:noProof/>
      <w:color w:val="auto"/>
      <w:sz w:val="20"/>
      <w:szCs w:val="28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8841BD"/>
    <w:rPr>
      <w:rFonts w:ascii="Arial" w:hAnsi="Arial"/>
      <w:noProof/>
      <w:sz w:val="20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qFormat/>
    <w:rsid w:val="008841BD"/>
    <w:pPr>
      <w:tabs>
        <w:tab w:val="center" w:pos="4513"/>
        <w:tab w:val="right" w:pos="9026"/>
      </w:tabs>
      <w:spacing w:before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8841BD"/>
    <w:rPr>
      <w:rFonts w:ascii="Arial" w:hAnsi="Arial"/>
      <w:color w:val="000000" w:themeColor="text1"/>
      <w:sz w:val="20"/>
      <w:lang w:val="en-US"/>
    </w:rPr>
  </w:style>
  <w:style w:type="character" w:styleId="IntenseEmphasis">
    <w:name w:val="Intense Emphasis"/>
    <w:basedOn w:val="DefaultParagraphFont"/>
    <w:uiPriority w:val="21"/>
    <w:rsid w:val="00167944"/>
    <w:rPr>
      <w:i/>
      <w:iCs/>
      <w:color w:val="5B9BD5" w:themeColor="accent1"/>
    </w:rPr>
  </w:style>
  <w:style w:type="paragraph" w:styleId="NoSpacing">
    <w:name w:val="No Spacing"/>
    <w:uiPriority w:val="1"/>
    <w:qFormat/>
    <w:rsid w:val="00167944"/>
    <w:pPr>
      <w:spacing w:after="0" w:line="240" w:lineRule="auto"/>
    </w:pPr>
    <w:rPr>
      <w:rFonts w:ascii="Helvetica Neue" w:hAnsi="Helvetica Neue"/>
      <w:sz w:val="28"/>
    </w:rPr>
  </w:style>
  <w:style w:type="paragraph" w:customStyle="1" w:styleId="QuarchCommand">
    <w:name w:val="Quarch Command"/>
    <w:basedOn w:val="Code"/>
    <w:link w:val="QuarchCommandChar"/>
    <w:qFormat/>
    <w:rsid w:val="00360DEA"/>
    <w:rPr>
      <w:b/>
    </w:rPr>
  </w:style>
  <w:style w:type="character" w:customStyle="1" w:styleId="QuarchCommandChar">
    <w:name w:val="Quarch Command Char"/>
    <w:basedOn w:val="DefaultParagraphFont"/>
    <w:link w:val="QuarchCommand"/>
    <w:rsid w:val="00360DEA"/>
    <w:rPr>
      <w:rFonts w:ascii="Consolas" w:hAnsi="Consolas"/>
      <w:b/>
      <w:color w:val="000000" w:themeColor="text1"/>
      <w:sz w:val="24"/>
      <w:lang w:val="en-US"/>
    </w:rPr>
  </w:style>
  <w:style w:type="paragraph" w:customStyle="1" w:styleId="Code">
    <w:name w:val="Code"/>
    <w:basedOn w:val="Normal"/>
    <w:link w:val="CodeChar"/>
    <w:qFormat/>
    <w:rsid w:val="005E0C31"/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E0C31"/>
    <w:rPr>
      <w:rFonts w:ascii="Consolas" w:hAnsi="Consolas"/>
      <w:color w:val="000000" w:themeColor="text1"/>
      <w:sz w:val="24"/>
    </w:rPr>
  </w:style>
  <w:style w:type="paragraph" w:customStyle="1" w:styleId="CodeComment">
    <w:name w:val="CodeComment"/>
    <w:basedOn w:val="Code"/>
    <w:link w:val="CodeCommentChar"/>
    <w:qFormat/>
    <w:rsid w:val="0028588E"/>
    <w:rPr>
      <w:color w:val="538135" w:themeColor="accent6" w:themeShade="BF"/>
    </w:rPr>
  </w:style>
  <w:style w:type="character" w:customStyle="1" w:styleId="CodeCommentChar">
    <w:name w:val="CodeComment Char"/>
    <w:basedOn w:val="CodeChar"/>
    <w:link w:val="CodeComment"/>
    <w:rsid w:val="0028588E"/>
    <w:rPr>
      <w:rFonts w:ascii="Consolas" w:hAnsi="Consolas"/>
      <w:color w:val="538135" w:themeColor="accent6" w:themeShade="BF"/>
      <w:sz w:val="24"/>
    </w:rPr>
  </w:style>
  <w:style w:type="paragraph" w:styleId="TOC1">
    <w:name w:val="toc 1"/>
    <w:basedOn w:val="Normal"/>
    <w:next w:val="Normal"/>
    <w:uiPriority w:val="39"/>
    <w:qFormat/>
    <w:rsid w:val="008841BD"/>
    <w:pPr>
      <w:tabs>
        <w:tab w:val="left" w:pos="600"/>
        <w:tab w:val="left" w:pos="720"/>
        <w:tab w:val="right" w:leader="dot" w:pos="9015"/>
      </w:tabs>
      <w:spacing w:after="200"/>
    </w:pPr>
    <w:rPr>
      <w:rFonts w:eastAsiaTheme="minorEastAsia" w:cs="Arial"/>
      <w:b/>
      <w:color w:val="auto"/>
      <w:szCs w:val="24"/>
      <w:lang w:bidi="en-US"/>
    </w:rPr>
  </w:style>
  <w:style w:type="character" w:styleId="CommentReference">
    <w:name w:val="annotation reference"/>
    <w:basedOn w:val="DefaultParagraphFont"/>
    <w:semiHidden/>
    <w:rsid w:val="00C13F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13FB6"/>
    <w:pPr>
      <w:spacing w:after="200" w:line="276" w:lineRule="auto"/>
    </w:pPr>
    <w:rPr>
      <w:rFonts w:asciiTheme="minorHAnsi" w:eastAsiaTheme="minorEastAsia" w:hAnsiTheme="minorHAnsi"/>
      <w:color w:val="auto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C13FB6"/>
    <w:rPr>
      <w:rFonts w:eastAsiaTheme="minorEastAsia"/>
      <w:sz w:val="20"/>
      <w:szCs w:val="20"/>
      <w:lang w:val="en-US" w:bidi="en-US"/>
    </w:rPr>
  </w:style>
  <w:style w:type="table" w:styleId="TableGrid">
    <w:name w:val="Table Grid"/>
    <w:basedOn w:val="TableNormal"/>
    <w:rsid w:val="00A3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rsid w:val="001A34B3"/>
    <w:pPr>
      <w:numPr>
        <w:numId w:val="1"/>
      </w:numPr>
      <w:spacing w:line="240" w:lineRule="auto"/>
      <w:ind w:left="714" w:hanging="357"/>
    </w:pPr>
    <w:rPr>
      <w:rFonts w:eastAsiaTheme="minorEastAsia" w:cs="Arial"/>
      <w:color w:val="auto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FB6"/>
    <w:pPr>
      <w:spacing w:after="0" w:line="240" w:lineRule="auto"/>
    </w:pPr>
    <w:rPr>
      <w:rFonts w:ascii="Tahoma" w:eastAsiaTheme="minorEastAsia" w:hAnsi="Tahoma" w:cs="Tahoma"/>
      <w:color w:val="auto"/>
      <w:sz w:val="16"/>
      <w:szCs w:val="16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FB6"/>
    <w:rPr>
      <w:rFonts w:ascii="Tahoma" w:eastAsiaTheme="minorEastAsia" w:hAnsi="Tahoma" w:cs="Tahoma"/>
      <w:sz w:val="16"/>
      <w:szCs w:val="16"/>
      <w:lang w:val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51D69"/>
    <w:rPr>
      <w:rFonts w:eastAsiaTheme="minorEastAsia"/>
      <w:lang w:bidi="en-US"/>
    </w:rPr>
  </w:style>
  <w:style w:type="paragraph" w:styleId="TOC2">
    <w:name w:val="toc 2"/>
    <w:basedOn w:val="Normal"/>
    <w:next w:val="Normal"/>
    <w:uiPriority w:val="39"/>
    <w:unhideWhenUsed/>
    <w:qFormat/>
    <w:rsid w:val="008841BD"/>
    <w:pPr>
      <w:tabs>
        <w:tab w:val="right" w:leader="dot" w:pos="9016"/>
      </w:tabs>
      <w:spacing w:after="200" w:line="240" w:lineRule="auto"/>
      <w:ind w:left="221"/>
    </w:pPr>
    <w:rPr>
      <w:rFonts w:eastAsiaTheme="minorEastAsia" w:cs="Arial"/>
      <w:color w:val="auto"/>
      <w:szCs w:val="24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12A39"/>
    <w:pPr>
      <w:tabs>
        <w:tab w:val="right" w:leader="dot" w:pos="9015"/>
      </w:tabs>
      <w:spacing w:after="100" w:line="276" w:lineRule="auto"/>
      <w:ind w:left="442"/>
    </w:pPr>
    <w:rPr>
      <w:rFonts w:eastAsiaTheme="minorEastAsia" w:cs="Arial"/>
      <w:color w:val="auto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555FEC"/>
    <w:rPr>
      <w:rFonts w:ascii="Arial" w:hAnsi="Arial"/>
      <w:color w:val="0563C1" w:themeColor="hyperlink"/>
      <w:sz w:val="24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FB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3FB6"/>
    <w:rPr>
      <w:rFonts w:eastAsiaTheme="minorEastAsia"/>
      <w:b/>
      <w:bCs/>
      <w:sz w:val="20"/>
      <w:szCs w:val="20"/>
      <w:lang w:val="en-US" w:bidi="en-US"/>
    </w:rPr>
  </w:style>
  <w:style w:type="paragraph" w:customStyle="1" w:styleId="ManualTitle">
    <w:name w:val="Manual Title"/>
    <w:basedOn w:val="Heading1"/>
    <w:link w:val="ManualTitleChar"/>
    <w:qFormat/>
    <w:rsid w:val="008841BD"/>
    <w:pPr>
      <w:spacing w:line="520" w:lineRule="exact"/>
      <w:jc w:val="center"/>
    </w:pPr>
    <w:rPr>
      <w:sz w:val="44"/>
      <w:szCs w:val="44"/>
    </w:rPr>
  </w:style>
  <w:style w:type="character" w:customStyle="1" w:styleId="ManualTitleChar">
    <w:name w:val="Manual Title Char"/>
    <w:basedOn w:val="Heading1Char"/>
    <w:link w:val="ManualTitle"/>
    <w:rsid w:val="008841BD"/>
    <w:rPr>
      <w:rFonts w:ascii="Arial" w:eastAsiaTheme="majorEastAsia" w:hAnsi="Arial" w:cstheme="majorBidi"/>
      <w:b/>
      <w:color w:val="1F4E79" w:themeColor="accent1" w:themeShade="80"/>
      <w:sz w:val="44"/>
      <w:szCs w:val="44"/>
      <w:lang w:val="en-US"/>
    </w:rPr>
  </w:style>
  <w:style w:type="paragraph" w:customStyle="1" w:styleId="ManualSub-title">
    <w:name w:val="Manual Sub-title"/>
    <w:basedOn w:val="Normal"/>
    <w:link w:val="ManualSub-titleChar"/>
    <w:qFormat/>
    <w:rsid w:val="008841BD"/>
    <w:pPr>
      <w:spacing w:before="240" w:after="240"/>
      <w:jc w:val="center"/>
    </w:pPr>
  </w:style>
  <w:style w:type="character" w:customStyle="1" w:styleId="ManualSub-titleChar">
    <w:name w:val="Manual Sub-title Char"/>
    <w:basedOn w:val="DefaultParagraphFont"/>
    <w:link w:val="ManualSub-title"/>
    <w:rsid w:val="008841BD"/>
    <w:rPr>
      <w:rFonts w:ascii="Arial" w:hAnsi="Arial"/>
      <w:color w:val="000000" w:themeColor="text1"/>
      <w:sz w:val="24"/>
      <w:lang w:val="en-US"/>
    </w:rPr>
  </w:style>
  <w:style w:type="paragraph" w:customStyle="1" w:styleId="Centredimage">
    <w:name w:val="Centred image"/>
    <w:basedOn w:val="ManualSub-title"/>
    <w:link w:val="CentredimageChar"/>
    <w:qFormat/>
    <w:rsid w:val="008841BD"/>
    <w:pPr>
      <w:spacing w:line="240" w:lineRule="auto"/>
    </w:pPr>
    <w:rPr>
      <w:noProof/>
      <w:lang w:val="en-GB" w:eastAsia="en-GB"/>
    </w:rPr>
  </w:style>
  <w:style w:type="character" w:customStyle="1" w:styleId="CentredimageChar">
    <w:name w:val="Centred image Char"/>
    <w:basedOn w:val="ManualSub-titleChar"/>
    <w:link w:val="Centredimage"/>
    <w:rsid w:val="008841BD"/>
    <w:rPr>
      <w:rFonts w:ascii="Arial" w:hAnsi="Arial"/>
      <w:noProof/>
      <w:color w:val="000000" w:themeColor="text1"/>
      <w:sz w:val="24"/>
      <w:lang w:val="en-US" w:eastAsia="en-GB"/>
    </w:rPr>
  </w:style>
  <w:style w:type="paragraph" w:customStyle="1" w:styleId="Figurecaption">
    <w:name w:val="Figure caption"/>
    <w:basedOn w:val="Normal"/>
    <w:link w:val="FigurecaptionChar"/>
    <w:qFormat/>
    <w:rsid w:val="008841BD"/>
    <w:pPr>
      <w:spacing w:before="240" w:after="240"/>
      <w:jc w:val="center"/>
    </w:pPr>
    <w:rPr>
      <w:i/>
    </w:rPr>
  </w:style>
  <w:style w:type="character" w:customStyle="1" w:styleId="FigurecaptionChar">
    <w:name w:val="Figure caption Char"/>
    <w:basedOn w:val="DefaultParagraphFont"/>
    <w:link w:val="Figurecaption"/>
    <w:rsid w:val="008841BD"/>
    <w:rPr>
      <w:rFonts w:ascii="Arial" w:hAnsi="Arial"/>
      <w:i/>
      <w:color w:val="000000" w:themeColor="text1"/>
      <w:sz w:val="24"/>
      <w:lang w:val="en-US"/>
    </w:rPr>
  </w:style>
  <w:style w:type="paragraph" w:customStyle="1" w:styleId="Columnheader">
    <w:name w:val="Column header"/>
    <w:basedOn w:val="Normal"/>
    <w:qFormat/>
    <w:rsid w:val="008841BD"/>
    <w:pPr>
      <w:spacing w:line="240" w:lineRule="auto"/>
      <w:jc w:val="center"/>
    </w:pPr>
    <w:rPr>
      <w:rFonts w:eastAsiaTheme="minorEastAsia"/>
      <w:b/>
      <w:color w:val="1F4E79" w:themeColor="accent1" w:themeShade="80"/>
      <w:sz w:val="22"/>
      <w:lang w:bidi="en-US"/>
    </w:rPr>
  </w:style>
  <w:style w:type="paragraph" w:customStyle="1" w:styleId="Italicindent">
    <w:name w:val="Italic indent"/>
    <w:basedOn w:val="Normal"/>
    <w:link w:val="ItalicindentChar"/>
    <w:qFormat/>
    <w:rsid w:val="008E14A0"/>
    <w:pPr>
      <w:ind w:left="709"/>
    </w:pPr>
    <w:rPr>
      <w:i/>
    </w:rPr>
  </w:style>
  <w:style w:type="character" w:customStyle="1" w:styleId="ItalicindentChar">
    <w:name w:val="Italic indent Char"/>
    <w:basedOn w:val="DefaultParagraphFont"/>
    <w:link w:val="Italicindent"/>
    <w:rsid w:val="008E14A0"/>
    <w:rPr>
      <w:rFonts w:ascii="Arial" w:hAnsi="Arial"/>
      <w:i/>
      <w:color w:val="000000" w:themeColor="text1"/>
      <w:sz w:val="24"/>
      <w:lang w:val="en-US"/>
    </w:rPr>
  </w:style>
  <w:style w:type="paragraph" w:customStyle="1" w:styleId="Indent">
    <w:name w:val="Indent"/>
    <w:basedOn w:val="Normal"/>
    <w:link w:val="IndentChar"/>
    <w:rsid w:val="001A34B3"/>
    <w:pPr>
      <w:ind w:left="720"/>
    </w:pPr>
  </w:style>
  <w:style w:type="character" w:customStyle="1" w:styleId="IndentChar">
    <w:name w:val="Indent Char"/>
    <w:basedOn w:val="DefaultParagraphFont"/>
    <w:link w:val="Indent"/>
    <w:rsid w:val="001A34B3"/>
    <w:rPr>
      <w:rFonts w:ascii="Arial" w:hAnsi="Arial"/>
      <w:color w:val="000000" w:themeColor="text1"/>
      <w:sz w:val="24"/>
      <w:lang w:val="en-US"/>
    </w:rPr>
  </w:style>
  <w:style w:type="paragraph" w:customStyle="1" w:styleId="QBulletlist">
    <w:name w:val="QBullet list"/>
    <w:basedOn w:val="ListParagraph"/>
    <w:link w:val="QBulletlistChar"/>
    <w:qFormat/>
    <w:rsid w:val="009D2258"/>
    <w:pPr>
      <w:numPr>
        <w:numId w:val="3"/>
      </w:numPr>
      <w:spacing w:line="320" w:lineRule="exact"/>
      <w:ind w:left="851" w:hanging="567"/>
    </w:pPr>
  </w:style>
  <w:style w:type="paragraph" w:customStyle="1" w:styleId="QNumberedlist">
    <w:name w:val="QNumbered list"/>
    <w:basedOn w:val="QBulletlist"/>
    <w:link w:val="QNumberedlistChar"/>
    <w:qFormat/>
    <w:rsid w:val="007F1519"/>
    <w:pPr>
      <w:numPr>
        <w:ilvl w:val="1"/>
        <w:numId w:val="4"/>
      </w:numPr>
      <w:ind w:left="851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34BB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QBulletlistChar">
    <w:name w:val="QBullet list Char"/>
    <w:basedOn w:val="ListParagraphChar"/>
    <w:link w:val="QBulletlist"/>
    <w:rsid w:val="009D2258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QSublist">
    <w:name w:val="QSublist"/>
    <w:basedOn w:val="ListParagraph"/>
    <w:link w:val="QSublistChar"/>
    <w:qFormat/>
    <w:rsid w:val="00244556"/>
    <w:pPr>
      <w:numPr>
        <w:ilvl w:val="1"/>
        <w:numId w:val="2"/>
      </w:numPr>
      <w:ind w:left="1276" w:hanging="425"/>
    </w:pPr>
  </w:style>
  <w:style w:type="character" w:customStyle="1" w:styleId="QNumberedlistChar">
    <w:name w:val="QNumbered list Char"/>
    <w:basedOn w:val="QBulletlistChar"/>
    <w:link w:val="QNumberedlist"/>
    <w:rsid w:val="007F1519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Note">
    <w:name w:val="Note"/>
    <w:basedOn w:val="Normal"/>
    <w:link w:val="NoteChar"/>
    <w:qFormat/>
    <w:rsid w:val="006A5521"/>
    <w:pPr>
      <w:pBdr>
        <w:left w:val="single" w:sz="36" w:space="4" w:color="2E74B5" w:themeColor="accent1" w:themeShade="BF"/>
        <w:right w:val="single" w:sz="36" w:space="4" w:color="2E74B5" w:themeColor="accent1" w:themeShade="BF"/>
      </w:pBdr>
      <w:ind w:left="180"/>
    </w:pPr>
  </w:style>
  <w:style w:type="character" w:customStyle="1" w:styleId="QSublistChar">
    <w:name w:val="QSublist Char"/>
    <w:basedOn w:val="ListParagraphChar"/>
    <w:link w:val="QSublist"/>
    <w:rsid w:val="00244556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NoteChar">
    <w:name w:val="Note Char"/>
    <w:basedOn w:val="DefaultParagraphFont"/>
    <w:link w:val="Note"/>
    <w:rsid w:val="006A5521"/>
    <w:rPr>
      <w:rFonts w:ascii="Arial" w:hAnsi="Arial"/>
      <w:color w:val="000000" w:themeColor="text1"/>
      <w:sz w:val="24"/>
      <w:lang w:val="en-US"/>
    </w:rPr>
  </w:style>
  <w:style w:type="table" w:styleId="LightList-Accent3">
    <w:name w:val="Light List Accent 3"/>
    <w:aliases w:val="QTable"/>
    <w:basedOn w:val="TableNormal"/>
    <w:uiPriority w:val="61"/>
    <w:rsid w:val="00387291"/>
    <w:pPr>
      <w:spacing w:before="120" w:after="120" w:line="240" w:lineRule="auto"/>
    </w:pPr>
    <w:rPr>
      <w:rFonts w:ascii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cantSplit/>
    </w:trPr>
    <w:tcPr>
      <w:shd w:val="clear" w:color="auto" w:fill="auto"/>
      <w:vAlign w:val="center"/>
    </w:tcPr>
    <w:tblStylePr w:type="firstRow">
      <w:pPr>
        <w:spacing w:before="0" w:after="0" w:line="240" w:lineRule="auto"/>
        <w:jc w:val="center"/>
      </w:pPr>
      <w:rPr>
        <w:rFonts w:ascii="Arial" w:hAnsi="Arial"/>
        <w:b/>
        <w:bCs/>
        <w:color w:val="1F4E79" w:themeColor="accent1" w:themeShade="80"/>
        <w:sz w:val="24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7E6E6" w:themeFill="background2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b/>
        <w:bCs/>
      </w:rPr>
    </w:tblStylePr>
    <w:tblStylePr w:type="band1Vert">
      <w:rPr>
        <w:rFonts w:ascii="Arial" w:hAnsi="Arial"/>
        <w:sz w:val="24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2Vert">
      <w:rPr>
        <w:rFonts w:ascii="Arial" w:hAnsi="Arial"/>
        <w:sz w:val="24"/>
      </w:rPr>
    </w:tblStylePr>
    <w:tblStylePr w:type="band1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  <w:tblStylePr w:type="band2Horz">
      <w:rPr>
        <w:rFonts w:ascii="Arial" w:hAnsi="Arial"/>
        <w:sz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auto"/>
      </w:tcPr>
    </w:tblStylePr>
  </w:style>
  <w:style w:type="paragraph" w:customStyle="1" w:styleId="Codedescriptionpara">
    <w:name w:val="Code description para"/>
    <w:basedOn w:val="Normal"/>
    <w:link w:val="CodedescriptionparaChar"/>
    <w:qFormat/>
    <w:rsid w:val="00AA4DBB"/>
    <w:pPr>
      <w:ind w:left="851"/>
    </w:pPr>
  </w:style>
  <w:style w:type="character" w:customStyle="1" w:styleId="CodedescriptionparaChar">
    <w:name w:val="Code description para Char"/>
    <w:basedOn w:val="DefaultParagraphFont"/>
    <w:link w:val="Codedescriptionpara"/>
    <w:rsid w:val="00AA4DBB"/>
    <w:rPr>
      <w:rFonts w:ascii="Arial" w:hAnsi="Arial"/>
      <w:color w:val="000000" w:themeColor="text1"/>
      <w:sz w:val="24"/>
      <w:lang w:val="en-US"/>
    </w:rPr>
  </w:style>
  <w:style w:type="paragraph" w:customStyle="1" w:styleId="Illustrationlabel">
    <w:name w:val="Illustration label"/>
    <w:basedOn w:val="Normal"/>
    <w:link w:val="IllustrationlabelChar"/>
    <w:qFormat/>
    <w:rsid w:val="00513CC6"/>
    <w:pPr>
      <w:spacing w:before="0" w:after="0" w:line="240" w:lineRule="auto"/>
    </w:pPr>
    <w:rPr>
      <w:sz w:val="22"/>
      <w:lang w:val="en-GB"/>
    </w:rPr>
  </w:style>
  <w:style w:type="character" w:customStyle="1" w:styleId="IllustrationlabelChar">
    <w:name w:val="Illustration label Char"/>
    <w:basedOn w:val="DefaultParagraphFont"/>
    <w:link w:val="Illustrationlabel"/>
    <w:rsid w:val="00513CC6"/>
    <w:rPr>
      <w:rFonts w:ascii="Arial" w:hAnsi="Arial"/>
      <w:color w:val="000000" w:themeColor="text1"/>
    </w:rPr>
  </w:style>
  <w:style w:type="paragraph" w:customStyle="1" w:styleId="Illustrationlabel9point">
    <w:name w:val="Illustration label 9 point"/>
    <w:basedOn w:val="Illustrationlabel"/>
    <w:link w:val="Illustrationlabel9pointChar"/>
    <w:qFormat/>
    <w:rsid w:val="00E75365"/>
    <w:rPr>
      <w:sz w:val="18"/>
      <w:szCs w:val="18"/>
    </w:rPr>
  </w:style>
  <w:style w:type="character" w:customStyle="1" w:styleId="Illustrationlabel9pointChar">
    <w:name w:val="Illustration label 9 point Char"/>
    <w:basedOn w:val="IllustrationlabelChar"/>
    <w:link w:val="Illustrationlabel9point"/>
    <w:rsid w:val="00E75365"/>
    <w:rPr>
      <w:rFonts w:ascii="Arial" w:hAnsi="Arial"/>
      <w:color w:val="000000" w:themeColor="text1"/>
      <w:sz w:val="18"/>
      <w:szCs w:val="18"/>
    </w:rPr>
  </w:style>
  <w:style w:type="paragraph" w:customStyle="1" w:styleId="QListintropara">
    <w:name w:val="QList intro para"/>
    <w:basedOn w:val="Normal"/>
    <w:link w:val="QListintroparaChar"/>
    <w:qFormat/>
    <w:rsid w:val="00D52021"/>
    <w:pPr>
      <w:numPr>
        <w:numId w:val="4"/>
      </w:numPr>
    </w:pPr>
  </w:style>
  <w:style w:type="paragraph" w:customStyle="1" w:styleId="QSublistordered-level2">
    <w:name w:val="QSublist ordered - level 2"/>
    <w:basedOn w:val="QSublist"/>
    <w:link w:val="QSublistordered-level2Char"/>
    <w:qFormat/>
    <w:rsid w:val="00BB3487"/>
    <w:pPr>
      <w:numPr>
        <w:ilvl w:val="2"/>
        <w:numId w:val="4"/>
      </w:numPr>
      <w:tabs>
        <w:tab w:val="clear" w:pos="851"/>
      </w:tabs>
      <w:ind w:left="1418" w:hanging="567"/>
    </w:pPr>
  </w:style>
  <w:style w:type="character" w:customStyle="1" w:styleId="QListintroparaChar">
    <w:name w:val="QList intro para Char"/>
    <w:basedOn w:val="DefaultParagraphFont"/>
    <w:link w:val="QListintropara"/>
    <w:rsid w:val="00D52021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2Char">
    <w:name w:val="QSublist ordered - level 2 Char"/>
    <w:basedOn w:val="QSublistChar"/>
    <w:link w:val="QSublistordered-level2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paragraph" w:customStyle="1" w:styleId="WARNING">
    <w:name w:val="WARNING"/>
    <w:basedOn w:val="Note"/>
    <w:link w:val="WARNINGChar"/>
    <w:qFormat/>
    <w:rsid w:val="007C5A09"/>
    <w:pPr>
      <w:pBdr>
        <w:left w:val="single" w:sz="36" w:space="4" w:color="FF0000"/>
        <w:right w:val="single" w:sz="36" w:space="4" w:color="FF0000"/>
      </w:pBdr>
    </w:pPr>
  </w:style>
  <w:style w:type="paragraph" w:customStyle="1" w:styleId="QSublistordered-level3">
    <w:name w:val="QSublist ordered - level 3"/>
    <w:basedOn w:val="QSublistordered-level2"/>
    <w:link w:val="QSublistordered-level3Char"/>
    <w:qFormat/>
    <w:rsid w:val="00BB3487"/>
    <w:pPr>
      <w:numPr>
        <w:ilvl w:val="3"/>
      </w:numPr>
      <w:spacing w:line="320" w:lineRule="exact"/>
      <w:ind w:left="2127" w:hanging="709"/>
    </w:pPr>
  </w:style>
  <w:style w:type="character" w:customStyle="1" w:styleId="WARNINGChar">
    <w:name w:val="WARNING Char"/>
    <w:basedOn w:val="NoteChar"/>
    <w:link w:val="WARNING"/>
    <w:rsid w:val="007C5A09"/>
    <w:rPr>
      <w:rFonts w:ascii="Arial" w:hAnsi="Arial"/>
      <w:color w:val="000000" w:themeColor="text1"/>
      <w:sz w:val="24"/>
      <w:lang w:val="en-US"/>
    </w:rPr>
  </w:style>
  <w:style w:type="character" w:customStyle="1" w:styleId="QSublistordered-level3Char">
    <w:name w:val="QSublist ordered - level 3 Char"/>
    <w:basedOn w:val="QSublistordered-level2Char"/>
    <w:link w:val="QSublistordered-level3"/>
    <w:rsid w:val="00BB3487"/>
    <w:rPr>
      <w:rFonts w:ascii="Arial" w:eastAsiaTheme="minorEastAsia" w:hAnsi="Arial" w:cs="Arial"/>
      <w:sz w:val="24"/>
      <w:szCs w:val="24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1ACC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03215D"/>
    <w:pPr>
      <w:spacing w:after="0" w:line="240" w:lineRule="auto"/>
    </w:pPr>
    <w:rPr>
      <w:rFonts w:ascii="Arial" w:hAnsi="Arial"/>
      <w:color w:val="000000" w:themeColor="text1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321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Marketing\Brand%20Identity\Document%20Templates\Quarch%20Doc%20Template%20January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01E750-E2D8-457E-9D7F-798665189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Quarch Doc Template January17.dotx</Template>
  <TotalTime>27</TotalTime>
  <Pages>7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anorrie</dc:creator>
  <cp:lastModifiedBy>Andrew M. Norrie</cp:lastModifiedBy>
  <cp:revision>5</cp:revision>
  <cp:lastPrinted>2017-01-12T08:51:00Z</cp:lastPrinted>
  <dcterms:created xsi:type="dcterms:W3CDTF">2018-08-03T08:43:00Z</dcterms:created>
  <dcterms:modified xsi:type="dcterms:W3CDTF">2023-03-17T16:11:00Z</dcterms:modified>
</cp:coreProperties>
</file>